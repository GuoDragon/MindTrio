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2E669" w14:textId="2E50F88B" w:rsidR="00D16D3B" w:rsidRPr="006538CB" w:rsidRDefault="00C201FA" w:rsidP="00D16D3B">
      <w:pPr>
        <w:pStyle w:val="2"/>
        <w:numPr>
          <w:ilvl w:val="0"/>
          <w:numId w:val="0"/>
        </w:numPr>
        <w:spacing w:before="200"/>
        <w:rPr>
          <w:rFonts w:ascii="微软雅黑" w:eastAsia="微软雅黑" w:hAnsi="微软雅黑"/>
          <w:lang w:eastAsia="zh-CN"/>
          <w:rPrChange w:id="0" w:author="xingyiren" w:date="2025-10-10T18:16:00Z">
            <w:rPr>
              <w:rFonts w:ascii="宋体" w:eastAsia="宋体" w:hAnsi="宋体"/>
              <w:lang w:eastAsia="zh-CN"/>
            </w:rPr>
          </w:rPrChange>
        </w:rPr>
      </w:pPr>
      <w:r w:rsidRPr="006538CB">
        <w:rPr>
          <w:rFonts w:ascii="微软雅黑" w:eastAsia="微软雅黑" w:hAnsi="微软雅黑" w:hint="eastAsia"/>
          <w:lang w:eastAsia="zh-CN"/>
          <w:rPrChange w:id="1" w:author="xingyiren" w:date="2025-10-10T18:16:00Z">
            <w:rPr>
              <w:rFonts w:ascii="宋体" w:eastAsia="宋体" w:hAnsi="宋体" w:hint="eastAsia"/>
              <w:lang w:eastAsia="zh-CN"/>
            </w:rPr>
          </w:rPrChange>
        </w:rPr>
        <w:t>昇</w:t>
      </w:r>
      <w:proofErr w:type="gramStart"/>
      <w:r w:rsidRPr="006538CB">
        <w:rPr>
          <w:rFonts w:ascii="微软雅黑" w:eastAsia="微软雅黑" w:hAnsi="微软雅黑" w:hint="eastAsia"/>
          <w:lang w:eastAsia="zh-CN"/>
          <w:rPrChange w:id="2" w:author="xingyiren" w:date="2025-10-10T18:16:00Z">
            <w:rPr>
              <w:rFonts w:ascii="宋体" w:eastAsia="宋体" w:hAnsi="宋体" w:hint="eastAsia"/>
              <w:lang w:eastAsia="zh-CN"/>
            </w:rPr>
          </w:rPrChange>
        </w:rPr>
        <w:t>思创新训练营优秀</w:t>
      </w:r>
      <w:proofErr w:type="gramEnd"/>
      <w:r w:rsidRPr="006538CB">
        <w:rPr>
          <w:rFonts w:ascii="微软雅黑" w:eastAsia="微软雅黑" w:hAnsi="微软雅黑" w:hint="eastAsia"/>
          <w:lang w:eastAsia="zh-CN"/>
          <w:rPrChange w:id="3" w:author="xingyiren" w:date="2025-10-10T18:16:00Z">
            <w:rPr>
              <w:rFonts w:ascii="宋体" w:eastAsia="宋体" w:hAnsi="宋体" w:hint="eastAsia"/>
              <w:lang w:eastAsia="zh-CN"/>
            </w:rPr>
          </w:rPrChange>
        </w:rPr>
        <w:t>创新</w:t>
      </w:r>
      <w:r w:rsidRPr="006538CB">
        <w:rPr>
          <w:rFonts w:ascii="微软雅黑" w:eastAsia="微软雅黑" w:hAnsi="微软雅黑" w:hint="eastAsia"/>
          <w:lang w:eastAsia="zh-CN"/>
          <w:rPrChange w:id="4" w:author="xingyiren" w:date="2025-10-10T19:30:00Z">
            <w:rPr>
              <w:rFonts w:ascii="宋体" w:eastAsia="宋体" w:hAnsi="宋体" w:hint="eastAsia"/>
              <w:lang w:eastAsia="zh-CN"/>
            </w:rPr>
          </w:rPrChange>
        </w:rPr>
        <w:t>案例</w:t>
      </w:r>
      <w:r w:rsidRPr="006538CB">
        <w:rPr>
          <w:rFonts w:ascii="微软雅黑" w:eastAsia="微软雅黑" w:hAnsi="微软雅黑" w:hint="eastAsia"/>
          <w:color w:val="0000FF"/>
          <w:lang w:eastAsia="zh-CN"/>
          <w:rPrChange w:id="5" w:author="xingyiren" w:date="2025-10-10T19:30:00Z">
            <w:rPr>
              <w:rFonts w:ascii="宋体" w:eastAsia="宋体" w:hAnsi="宋体" w:hint="eastAsia"/>
              <w:lang w:eastAsia="zh-CN"/>
            </w:rPr>
          </w:rPrChange>
        </w:rPr>
        <w:t>系列</w:t>
      </w:r>
      <w:proofErr w:type="gramStart"/>
      <w:r w:rsidRPr="006538CB">
        <w:rPr>
          <w:rFonts w:ascii="微软雅黑" w:eastAsia="微软雅黑" w:hAnsi="微软雅黑" w:hint="eastAsia"/>
          <w:lang w:eastAsia="zh-CN"/>
          <w:rPrChange w:id="6" w:author="xingyiren" w:date="2025-10-10T18:16:00Z">
            <w:rPr>
              <w:rFonts w:ascii="宋体" w:eastAsia="宋体" w:hAnsi="宋体" w:hint="eastAsia"/>
              <w:lang w:eastAsia="zh-CN"/>
            </w:rPr>
          </w:rPrChange>
        </w:rPr>
        <w:t>分享第</w:t>
      </w:r>
      <w:proofErr w:type="gramEnd"/>
      <w:r w:rsidR="00D04D27">
        <w:rPr>
          <w:rFonts w:ascii="微软雅黑" w:eastAsia="微软雅黑" w:hAnsi="微软雅黑" w:hint="eastAsia"/>
          <w:lang w:eastAsia="zh-CN"/>
        </w:rPr>
        <w:t>x</w:t>
      </w:r>
      <w:r w:rsidRPr="006538CB">
        <w:rPr>
          <w:rFonts w:ascii="微软雅黑" w:eastAsia="微软雅黑" w:hAnsi="微软雅黑" w:hint="eastAsia"/>
          <w:lang w:eastAsia="zh-CN"/>
          <w:rPrChange w:id="7" w:author="xingyiren" w:date="2025-10-10T18:16:00Z">
            <w:rPr>
              <w:rFonts w:ascii="宋体" w:eastAsia="宋体" w:hAnsi="宋体" w:hint="eastAsia"/>
              <w:lang w:eastAsia="zh-CN"/>
            </w:rPr>
          </w:rPrChange>
        </w:rPr>
        <w:t>期：</w:t>
      </w:r>
      <w:r w:rsidR="00D04D27" w:rsidRPr="00D04D27">
        <w:rPr>
          <w:rFonts w:ascii="微软雅黑" w:eastAsia="微软雅黑" w:hAnsi="微软雅黑" w:hint="eastAsia"/>
          <w:lang w:eastAsia="zh-CN"/>
        </w:rPr>
        <w:t>基于微调大模型分析课堂逻辑问答对授课效果影响</w:t>
      </w:r>
    </w:p>
    <w:p w14:paraId="5D61FDF6" w14:textId="46DD8B04" w:rsidR="00732452" w:rsidRPr="006538CB" w:rsidRDefault="008C22FC">
      <w:pPr>
        <w:pStyle w:val="2"/>
        <w:rPr>
          <w:ins w:id="8" w:author="xingyiren" w:date="2025-10-10T18:20:00Z"/>
          <w:rFonts w:ascii="微软雅黑" w:eastAsia="微软雅黑" w:hAnsi="微软雅黑"/>
        </w:rPr>
        <w:pPrChange w:id="9" w:author="xingyiren" w:date="2025-10-10T18:21:00Z">
          <w:pPr>
            <w:pStyle w:val="2"/>
            <w:numPr>
              <w:ilvl w:val="0"/>
              <w:numId w:val="0"/>
            </w:numPr>
            <w:spacing w:before="200"/>
          </w:pPr>
        </w:pPrChange>
      </w:pPr>
      <w:r w:rsidRPr="006538CB">
        <w:rPr>
          <w:rFonts w:ascii="微软雅黑" w:eastAsia="微软雅黑" w:hAnsi="微软雅黑"/>
          <w:lang w:eastAsia="zh-CN"/>
          <w:rPrChange w:id="10" w:author="xingyiren" w:date="2025-10-10T18:21:00Z">
            <w:rPr>
              <w:rFonts w:ascii="宋体" w:eastAsia="宋体" w:hAnsi="宋体"/>
              <w:lang w:eastAsia="zh-CN"/>
            </w:rPr>
          </w:rPrChange>
        </w:rPr>
        <w:t xml:space="preserve"> </w:t>
      </w:r>
      <w:r w:rsidRPr="006538CB">
        <w:rPr>
          <w:rFonts w:ascii="微软雅黑" w:eastAsia="微软雅黑" w:hAnsi="微软雅黑" w:hint="eastAsia"/>
          <w:rPrChange w:id="11" w:author="xingyiren" w:date="2025-10-10T18:21:00Z">
            <w:rPr>
              <w:rFonts w:ascii="宋体" w:eastAsia="宋体" w:hAnsi="宋体" w:hint="eastAsia"/>
            </w:rPr>
          </w:rPrChange>
        </w:rPr>
        <w:t>项目基本介绍</w:t>
      </w:r>
    </w:p>
    <w:p w14:paraId="3C2AFF2F" w14:textId="51FA9A4D" w:rsidR="00C201FA" w:rsidRPr="000C1B41" w:rsidRDefault="000325A7">
      <w:pPr>
        <w:pStyle w:val="30"/>
        <w:rPr>
          <w:ins w:id="12" w:author="xingyiren" w:date="2025-10-10T18:20:00Z"/>
          <w:rPrChange w:id="13" w:author="xingyiren" w:date="2025-10-10T18:20:00Z">
            <w:rPr>
              <w:ins w:id="14" w:author="xingyiren" w:date="2025-10-10T18:20:00Z"/>
              <w:rFonts w:ascii="微软雅黑" w:eastAsia="微软雅黑" w:hAnsi="微软雅黑"/>
            </w:rPr>
          </w:rPrChange>
        </w:rPr>
        <w:pPrChange w:id="15" w:author="xingyiren" w:date="2025-10-10T18:32:00Z">
          <w:pPr>
            <w:pStyle w:val="2"/>
            <w:numPr>
              <w:ilvl w:val="0"/>
              <w:numId w:val="0"/>
            </w:numPr>
            <w:spacing w:before="200"/>
          </w:pPr>
        </w:pPrChange>
      </w:pPr>
      <w:r w:rsidRPr="000C1B41">
        <w:t>前言</w:t>
      </w:r>
    </w:p>
    <w:p w14:paraId="459C265A" w14:textId="0148FA08" w:rsidR="00C201FA" w:rsidRPr="006538CB" w:rsidRDefault="00C201FA">
      <w:pPr>
        <w:pStyle w:val="1c"/>
        <w:ind w:firstLineChars="200" w:firstLine="420"/>
        <w:rPr>
          <w:ins w:id="16" w:author="xingyiren" w:date="2025-10-10T18:22:00Z"/>
          <w:rFonts w:cs="Times New Roman"/>
          <w:rPrChange w:id="17" w:author="xingyiren" w:date="2025-10-10T18:22:00Z">
            <w:rPr>
              <w:ins w:id="18" w:author="xingyiren" w:date="2025-10-10T18:22:00Z"/>
              <w:rFonts w:ascii="宋体" w:eastAsia="宋体" w:hAnsi="宋体"/>
              <w:sz w:val="28"/>
              <w:szCs w:val="28"/>
            </w:rPr>
          </w:rPrChange>
        </w:rPr>
        <w:pPrChange w:id="19" w:author="xingyiren" w:date="2025-10-10T18:22:00Z">
          <w:pPr>
            <w:pStyle w:val="4a"/>
            <w:numPr>
              <w:numId w:val="0"/>
            </w:numPr>
            <w:ind w:left="360" w:firstLineChars="200" w:firstLine="420"/>
          </w:pPr>
        </w:pPrChange>
      </w:pPr>
      <w:ins w:id="20" w:author="xingyiren" w:date="2025-10-10T18:20:00Z">
        <w:r w:rsidRPr="006538CB">
          <w:rPr>
            <w:rFonts w:hint="eastAsia"/>
            <w:color w:val="121212"/>
            <w:shd w:val="clear" w:color="auto" w:fill="FFFFFF"/>
          </w:rPr>
          <w:t>昇思</w:t>
        </w:r>
        <w:r w:rsidRPr="006538CB">
          <w:rPr>
            <w:rFonts w:hint="eastAsia"/>
            <w:color w:val="121212"/>
            <w:shd w:val="clear" w:color="auto" w:fill="FFFFFF"/>
          </w:rPr>
          <w:t>MindSpore</w:t>
        </w:r>
        <w:r w:rsidRPr="006538CB">
          <w:rPr>
            <w:rFonts w:hint="eastAsia"/>
            <w:color w:val="121212"/>
            <w:shd w:val="clear" w:color="auto" w:fill="FFFFFF"/>
          </w:rPr>
          <w:t>作为开源的</w:t>
        </w:r>
        <w:r w:rsidRPr="006538CB">
          <w:rPr>
            <w:rFonts w:hint="eastAsia"/>
            <w:color w:val="121212"/>
            <w:shd w:val="clear" w:color="auto" w:fill="FFFFFF"/>
          </w:rPr>
          <w:t>AI</w:t>
        </w:r>
        <w:r w:rsidRPr="006538CB">
          <w:rPr>
            <w:rFonts w:hint="eastAsia"/>
            <w:color w:val="121212"/>
            <w:shd w:val="clear" w:color="auto" w:fill="FFFFFF"/>
          </w:rPr>
          <w:t>框架，为开发人员带来</w:t>
        </w:r>
        <w:proofErr w:type="gramStart"/>
        <w:r w:rsidRPr="006538CB">
          <w:rPr>
            <w:rFonts w:hint="eastAsia"/>
            <w:color w:val="121212"/>
            <w:shd w:val="clear" w:color="auto" w:fill="FFFFFF"/>
          </w:rPr>
          <w:t>端边云全</w:t>
        </w:r>
        <w:proofErr w:type="gramEnd"/>
        <w:r w:rsidRPr="006538CB">
          <w:rPr>
            <w:rFonts w:hint="eastAsia"/>
            <w:color w:val="121212"/>
            <w:shd w:val="clear" w:color="auto" w:fill="FFFFFF"/>
          </w:rPr>
          <w:t>场景协同、</w:t>
        </w:r>
        <w:proofErr w:type="gramStart"/>
        <w:r w:rsidRPr="006538CB">
          <w:rPr>
            <w:rFonts w:hint="eastAsia"/>
            <w:color w:val="121212"/>
            <w:shd w:val="clear" w:color="auto" w:fill="FFFFFF"/>
          </w:rPr>
          <w:t>极</w:t>
        </w:r>
        <w:proofErr w:type="gramEnd"/>
        <w:r w:rsidRPr="006538CB">
          <w:rPr>
            <w:rFonts w:hint="eastAsia"/>
            <w:color w:val="121212"/>
            <w:shd w:val="clear" w:color="auto" w:fill="FFFFFF"/>
          </w:rPr>
          <w:t>简开发、极致性能的体验。为鼓励基于昇思</w:t>
        </w:r>
        <w:r w:rsidRPr="006538CB">
          <w:rPr>
            <w:rFonts w:hint="eastAsia"/>
            <w:color w:val="121212"/>
            <w:shd w:val="clear" w:color="auto" w:fill="FFFFFF"/>
          </w:rPr>
          <w:t>MindSpore</w:t>
        </w:r>
        <w:r w:rsidRPr="006538CB">
          <w:rPr>
            <w:rFonts w:hint="eastAsia"/>
            <w:color w:val="121212"/>
            <w:shd w:val="clear" w:color="auto" w:fill="FFFFFF"/>
          </w:rPr>
          <w:t>进行创新，</w:t>
        </w:r>
        <w:r w:rsidRPr="006538CB">
          <w:rPr>
            <w:shd w:val="clear" w:color="auto" w:fill="FFFFFF"/>
            <w:rPrChange w:id="21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昇思开源社区</w:t>
        </w:r>
      </w:ins>
      <w:ins w:id="22" w:author="Wanghua (Parallel Distributed Computing Laboratory)" w:date="2025-10-11T14:40:00Z">
        <w:r w:rsidR="008B6867" w:rsidRPr="006538CB">
          <w:rPr>
            <w:rFonts w:hint="eastAsia"/>
            <w:shd w:val="clear" w:color="auto" w:fill="FFFFFF"/>
          </w:rPr>
          <w:t>对昇</w:t>
        </w:r>
        <w:proofErr w:type="gramStart"/>
        <w:r w:rsidR="008B6867" w:rsidRPr="006538CB">
          <w:rPr>
            <w:rFonts w:hint="eastAsia"/>
            <w:shd w:val="clear" w:color="auto" w:fill="FFFFFF"/>
          </w:rPr>
          <w:t>思创新训练营优秀</w:t>
        </w:r>
        <w:proofErr w:type="gramEnd"/>
        <w:r w:rsidR="008B6867" w:rsidRPr="006538CB">
          <w:rPr>
            <w:rFonts w:hint="eastAsia"/>
            <w:shd w:val="clear" w:color="auto" w:fill="FFFFFF"/>
          </w:rPr>
          <w:t>创新案例进行</w:t>
        </w:r>
      </w:ins>
      <w:ins w:id="23" w:author="xingyiren" w:date="2025-10-10T18:20:00Z">
        <w:r w:rsidRPr="006538CB">
          <w:rPr>
            <w:shd w:val="clear" w:color="auto" w:fill="FFFFFF"/>
            <w:rPrChange w:id="24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转载</w:t>
        </w:r>
        <w:del w:id="25" w:author="Wanghua (Parallel Distributed Computing Laboratory)" w:date="2025-10-11T14:40:00Z">
          <w:r w:rsidRPr="006538CB" w:rsidDel="008B6867">
            <w:rPr>
              <w:shd w:val="clear" w:color="auto" w:fill="FFFFFF"/>
              <w:rPrChange w:id="26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、</w:delText>
          </w:r>
        </w:del>
      </w:ins>
      <w:ins w:id="27" w:author="Wanghua (Parallel Distributed Computing Laboratory)" w:date="2025-10-11T14:41:00Z">
        <w:r w:rsidR="008B6867" w:rsidRPr="006538CB">
          <w:rPr>
            <w:rFonts w:hint="eastAsia"/>
            <w:shd w:val="clear" w:color="auto" w:fill="FFFFFF"/>
          </w:rPr>
          <w:t>及</w:t>
        </w:r>
      </w:ins>
      <w:ins w:id="28" w:author="xingyiren" w:date="2025-10-10T18:20:00Z">
        <w:r w:rsidRPr="006538CB">
          <w:rPr>
            <w:shd w:val="clear" w:color="auto" w:fill="FFFFFF"/>
            <w:rPrChange w:id="29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解读</w:t>
        </w:r>
        <w:del w:id="30" w:author="Wanghua (Parallel Distributed Computing Laboratory)" w:date="2025-10-11T14:40:00Z">
          <w:r w:rsidRPr="006538CB" w:rsidDel="008B6867">
            <w:rPr>
              <w:shd w:val="clear" w:color="auto" w:fill="FFFFFF"/>
              <w:rPrChange w:id="31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昇思创新训练营优秀创新案例</w:delText>
          </w:r>
        </w:del>
      </w:ins>
      <w:ins w:id="32" w:author="xingyiren" w:date="2025-10-10T19:30:00Z">
        <w:r w:rsidR="00262A06" w:rsidRPr="006538CB">
          <w:rPr>
            <w:rFonts w:hint="eastAsia"/>
            <w:shd w:val="clear" w:color="auto" w:fill="FFFFFF"/>
          </w:rPr>
          <w:t>。</w:t>
        </w:r>
      </w:ins>
      <w:ins w:id="33" w:author="xingyiren" w:date="2025-10-10T18:20:00Z">
        <w:del w:id="34" w:author="Wanghua (Parallel Distributed Computing Laboratory)" w:date="2025-10-11T14:50:00Z">
          <w:r w:rsidRPr="006538CB" w:rsidDel="00F66F30">
            <w:rPr>
              <w:shd w:val="clear" w:color="auto" w:fill="FFFFFF"/>
              <w:rPrChange w:id="35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在</w:delText>
          </w:r>
        </w:del>
        <w:r w:rsidRPr="006538CB">
          <w:rPr>
            <w:shd w:val="clear" w:color="auto" w:fill="FFFFFF"/>
            <w:rPrChange w:id="36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本篇</w:t>
        </w:r>
      </w:ins>
      <w:ins w:id="37" w:author="Wanghua (Parallel Distributed Computing Laboratory)" w:date="2025-10-11T14:50:00Z">
        <w:r w:rsidR="00F66F30" w:rsidRPr="006538CB">
          <w:rPr>
            <w:rFonts w:hint="eastAsia"/>
            <w:shd w:val="clear" w:color="auto" w:fill="FFFFFF"/>
          </w:rPr>
          <w:t>文章主要介绍了</w:t>
        </w:r>
      </w:ins>
      <w:ins w:id="38" w:author="xingyiren" w:date="2025-10-10T18:20:00Z">
        <w:del w:id="39" w:author="Wanghua (Parallel Distributed Computing Laboratory)" w:date="2025-10-11T14:50:00Z">
          <w:r w:rsidRPr="006538CB" w:rsidDel="00F66F30">
            <w:rPr>
              <w:shd w:val="clear" w:color="auto" w:fill="FFFFFF"/>
              <w:rPrChange w:id="40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中，</w:delText>
          </w:r>
        </w:del>
        <w:r w:rsidRPr="006538CB">
          <w:rPr>
            <w:shd w:val="clear" w:color="auto" w:fill="FFFFFF"/>
            <w:rPrChange w:id="41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开发者</w:t>
        </w:r>
      </w:ins>
      <w:ins w:id="42" w:author="Wanghua (Parallel Distributed Computing Laboratory)" w:date="2025-10-11T14:50:00Z">
        <w:r w:rsidR="00F66F30" w:rsidRPr="006538CB">
          <w:rPr>
            <w:rFonts w:hint="eastAsia"/>
            <w:shd w:val="clear" w:color="auto" w:fill="FFFFFF"/>
          </w:rPr>
          <w:t>如何</w:t>
        </w:r>
      </w:ins>
      <w:ins w:id="43" w:author="xingyiren" w:date="2025-10-10T18:20:00Z">
        <w:r w:rsidRPr="006538CB">
          <w:rPr>
            <w:shd w:val="clear" w:color="auto" w:fill="FFFFFF"/>
            <w:rPrChange w:id="44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基于昇思</w:t>
        </w:r>
        <w:r w:rsidRPr="006538CB">
          <w:rPr>
            <w:shd w:val="clear" w:color="auto" w:fill="FFFFFF"/>
            <w:rPrChange w:id="45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MindSpore</w:t>
        </w:r>
      </w:ins>
      <w:ins w:id="46" w:author="Wanghua (Parallel Distributed Computing Laboratory)" w:date="2025-10-11T14:51:00Z">
        <w:r w:rsidR="00F66F30" w:rsidRPr="006538CB">
          <w:rPr>
            <w:shd w:val="clear" w:color="auto" w:fill="FFFFFF"/>
          </w:rPr>
          <w:t>进行</w:t>
        </w:r>
      </w:ins>
      <w:ins w:id="47" w:author="xingyiren" w:date="2025-10-10T18:20:00Z">
        <w:r w:rsidR="00671DE1" w:rsidRPr="006538CB">
          <w:rPr>
            <w:shd w:val="clear" w:color="auto" w:fill="FFFFFF"/>
            <w:rPrChange w:id="48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微调</w:t>
        </w:r>
        <w:del w:id="49" w:author="Wanghua (Parallel Distributed Computing Laboratory)" w:date="2025-10-11T14:45:00Z">
          <w:r w:rsidRPr="006538CB" w:rsidDel="008B6867">
            <w:rPr>
              <w:shd w:val="clear" w:color="auto" w:fill="FFFFFF"/>
              <w:rPrChange w:id="50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完成</w:delText>
          </w:r>
        </w:del>
        <w:del w:id="51" w:author="Wanghua (Parallel Distributed Computing Laboratory)" w:date="2025-10-11T14:43:00Z">
          <w:r w:rsidRPr="006538CB" w:rsidDel="008B6867">
            <w:rPr>
              <w:shd w:val="clear" w:color="auto" w:fill="FFFFFF"/>
              <w:rPrChange w:id="52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了</w:delText>
          </w:r>
        </w:del>
        <w:del w:id="53" w:author="Wanghua (Parallel Distributed Computing Laboratory)" w:date="2025-10-11T14:45:00Z">
          <w:r w:rsidRPr="006538CB" w:rsidDel="008B6867">
            <w:rPr>
              <w:shd w:val="clear" w:color="auto" w:fill="FFFFFF"/>
              <w:rPrChange w:id="54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大</w:delText>
          </w:r>
        </w:del>
      </w:ins>
      <w:ins w:id="55" w:author="Wanghua (Parallel Distributed Computing Laboratory)" w:date="2025-10-11T14:45:00Z">
        <w:r w:rsidR="008B6867" w:rsidRPr="006538CB">
          <w:rPr>
            <w:shd w:val="clear" w:color="auto" w:fill="FFFFFF"/>
          </w:rPr>
          <w:t>大</w:t>
        </w:r>
      </w:ins>
      <w:ins w:id="56" w:author="xingyiren" w:date="2025-10-10T18:20:00Z">
        <w:r w:rsidRPr="006538CB">
          <w:rPr>
            <w:shd w:val="clear" w:color="auto" w:fill="FFFFFF"/>
            <w:rPrChange w:id="57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模型</w:t>
        </w:r>
        <w:del w:id="58" w:author="Wanghua (Parallel Distributed Computing Laboratory)" w:date="2025-10-11T14:41:00Z">
          <w:r w:rsidRPr="006538CB" w:rsidDel="008B6867">
            <w:rPr>
              <w:shd w:val="clear" w:color="auto" w:fill="FFFFFF"/>
              <w:rPrChange w:id="59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的</w:delText>
          </w:r>
        </w:del>
      </w:ins>
      <w:r w:rsidR="00671DE1" w:rsidRPr="00671DE1">
        <w:rPr>
          <w:rFonts w:hint="eastAsia"/>
          <w:shd w:val="clear" w:color="auto" w:fill="FFFFFF"/>
        </w:rPr>
        <w:t>，构建针对课堂问答逻辑关系的分析系统，旨在识别教师提问与学生回答之间的逻辑关联，进而评估课堂互动效果，为教学优化提供数据支持。</w:t>
      </w:r>
      <w:ins w:id="60" w:author="xingyiren" w:date="2025-10-10T18:20:00Z">
        <w:del w:id="61" w:author="Wanghua (Parallel Distributed Computing Laboratory)" w:date="2025-10-11T14:46:00Z">
          <w:r w:rsidRPr="006538CB" w:rsidDel="008B6867">
            <w:rPr>
              <w:shd w:val="clear" w:color="auto" w:fill="FFFFFF"/>
              <w:rPrChange w:id="62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该</w:delText>
          </w:r>
        </w:del>
        <w:r w:rsidRPr="006538CB">
          <w:rPr>
            <w:shd w:val="clear" w:color="auto" w:fill="FFFFFF"/>
            <w:rPrChange w:id="63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项目代码已</w:t>
        </w:r>
        <w:del w:id="64" w:author="Wanghua (Parallel Distributed Computing Laboratory)" w:date="2025-10-11T14:46:00Z">
          <w:r w:rsidRPr="006538CB" w:rsidDel="008B6867">
            <w:rPr>
              <w:shd w:val="clear" w:color="auto" w:fill="FFFFFF"/>
              <w:rPrChange w:id="65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经</w:delText>
          </w:r>
        </w:del>
        <w:r w:rsidRPr="006538CB">
          <w:rPr>
            <w:shd w:val="clear" w:color="auto" w:fill="FFFFFF"/>
            <w:rPrChange w:id="66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开源，欢迎各位开发者</w:t>
        </w:r>
        <w:del w:id="67" w:author="Wanghua (Parallel Distributed Computing Laboratory)" w:date="2025-10-11T14:46:00Z">
          <w:r w:rsidRPr="006538CB" w:rsidDel="008B6867">
            <w:rPr>
              <w:shd w:val="clear" w:color="auto" w:fill="FFFFFF"/>
              <w:rPrChange w:id="68" w:author="xingyiren" w:date="2025-10-10T18:20:00Z">
                <w:rPr>
                  <w:rFonts w:ascii="微软雅黑" w:hAnsi="微软雅黑"/>
                  <w:color w:val="121212"/>
                  <w:spacing w:val="15"/>
                  <w:sz w:val="23"/>
                  <w:szCs w:val="23"/>
                  <w:shd w:val="clear" w:color="auto" w:fill="FFFFFF"/>
                </w:rPr>
              </w:rPrChange>
            </w:rPr>
            <w:delText>进行</w:delText>
          </w:r>
        </w:del>
        <w:r w:rsidRPr="006538CB">
          <w:rPr>
            <w:shd w:val="clear" w:color="auto" w:fill="FFFFFF"/>
            <w:rPrChange w:id="69" w:author="xingyiren" w:date="2025-10-10T18:20:00Z">
              <w:rPr>
                <w:rFonts w:ascii="微软雅黑" w:hAnsi="微软雅黑"/>
                <w:color w:val="121212"/>
                <w:spacing w:val="15"/>
                <w:sz w:val="23"/>
                <w:szCs w:val="23"/>
                <w:shd w:val="clear" w:color="auto" w:fill="FFFFFF"/>
              </w:rPr>
            </w:rPrChange>
          </w:rPr>
          <w:t>体验。</w:t>
        </w:r>
      </w:ins>
    </w:p>
    <w:p w14:paraId="71B90751" w14:textId="46760AE6" w:rsidR="0055665E" w:rsidRPr="001C3EAB" w:rsidRDefault="0055665E">
      <w:pPr>
        <w:pStyle w:val="30"/>
        <w:rPr>
          <w:ins w:id="70" w:author="xingyiren" w:date="2025-10-10T18:20:00Z"/>
          <w:rPrChange w:id="71" w:author="xingyiren" w:date="2025-10-10T18:20:00Z">
            <w:rPr>
              <w:ins w:id="72" w:author="xingyiren" w:date="2025-10-10T18:20:00Z"/>
              <w:rFonts w:ascii="微软雅黑" w:eastAsia="微软雅黑" w:hAnsi="微软雅黑"/>
            </w:rPr>
          </w:rPrChange>
        </w:rPr>
        <w:pPrChange w:id="73" w:author="xingyiren" w:date="2025-10-10T18:32:00Z">
          <w:pPr>
            <w:pStyle w:val="2"/>
            <w:numPr>
              <w:ilvl w:val="0"/>
              <w:numId w:val="0"/>
            </w:numPr>
            <w:spacing w:before="200"/>
          </w:pPr>
        </w:pPrChange>
      </w:pPr>
      <w:r w:rsidRPr="001C3EAB">
        <w:t>项目意义和价值</w:t>
      </w:r>
    </w:p>
    <w:p w14:paraId="172EF889" w14:textId="0666ABAF" w:rsidR="008C22FC" w:rsidRPr="0055665E" w:rsidDel="00F66F30" w:rsidRDefault="00215F41">
      <w:pPr>
        <w:pStyle w:val="1c"/>
        <w:rPr>
          <w:del w:id="74" w:author="Wanghua (Parallel Distributed Computing Laboratory)" w:date="2025-10-11T14:52:00Z"/>
          <w:rPrChange w:id="75" w:author="xingyiren" w:date="2025-10-10T18:22:00Z">
            <w:rPr>
              <w:del w:id="76" w:author="Wanghua (Parallel Distributed Computing Laboratory)" w:date="2025-10-11T14:52:00Z"/>
              <w:rFonts w:ascii="宋体" w:eastAsia="宋体" w:hAnsi="宋体"/>
              <w:sz w:val="30"/>
              <w:szCs w:val="30"/>
            </w:rPr>
          </w:rPrChange>
        </w:rPr>
        <w:pPrChange w:id="77" w:author="xingyiren" w:date="2025-10-10T18:22:00Z">
          <w:pPr>
            <w:pStyle w:val="4a"/>
            <w:numPr>
              <w:numId w:val="19"/>
            </w:numPr>
            <w:ind w:left="360" w:hanging="360"/>
          </w:pPr>
        </w:pPrChange>
      </w:pPr>
      <w:del w:id="78" w:author="Wanghua (Parallel Distributed Computing Laboratory)" w:date="2025-10-11T14:52:00Z">
        <w:r w:rsidRPr="0055665E" w:rsidDel="00F66F30">
          <w:rPr>
            <w:rFonts w:hint="eastAsia"/>
            <w:rPrChange w:id="79" w:author="xingyiren" w:date="2025-10-10T18:22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项目简介</w:delText>
        </w:r>
      </w:del>
      <w:ins w:id="80" w:author="xingyiren" w:date="2025-10-10T18:22:00Z">
        <w:del w:id="81" w:author="Wanghua (Parallel Distributed Computing Laboratory)" w:date="2025-10-11T14:52:00Z">
          <w:r w:rsidR="00C201FA" w:rsidRPr="0055665E" w:rsidDel="00F66F30">
            <w:rPr>
              <w:rFonts w:hint="eastAsia"/>
            </w:rPr>
            <w:delText>：</w:delText>
          </w:r>
        </w:del>
      </w:ins>
    </w:p>
    <w:p w14:paraId="7AFF5486" w14:textId="6F312BEF" w:rsidR="00732452" w:rsidRPr="0055665E" w:rsidDel="00F66F30" w:rsidRDefault="00FA1D48">
      <w:pPr>
        <w:pStyle w:val="1c"/>
        <w:rPr>
          <w:del w:id="82" w:author="Wanghua (Parallel Distributed Computing Laboratory)" w:date="2025-10-11T14:52:00Z"/>
          <w:rPrChange w:id="83" w:author="xingyiren" w:date="2025-10-10T18:22:00Z">
            <w:rPr>
              <w:del w:id="84" w:author="Wanghua (Parallel Distributed Computing Laboratory)" w:date="2025-10-11T14:52:00Z"/>
              <w:rFonts w:ascii="宋体" w:eastAsia="宋体" w:hAnsi="宋体"/>
              <w:sz w:val="28"/>
              <w:szCs w:val="28"/>
            </w:rPr>
          </w:rPrChange>
        </w:rPr>
        <w:pPrChange w:id="85" w:author="xingyiren" w:date="2025-10-10T18:22:00Z">
          <w:pPr>
            <w:pStyle w:val="4a"/>
            <w:numPr>
              <w:numId w:val="0"/>
            </w:numPr>
            <w:ind w:left="360" w:firstLineChars="200" w:firstLine="560"/>
          </w:pPr>
        </w:pPrChange>
      </w:pPr>
      <w:del w:id="86" w:author="Wanghua (Parallel Distributed Computing Laboratory)" w:date="2025-10-11T14:52:00Z">
        <w:r w:rsidRPr="0055665E" w:rsidDel="00F66F30">
          <w:rPr>
            <w:rFonts w:hint="eastAsia"/>
            <w:rPrChange w:id="87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本项目</w:delText>
        </w:r>
      </w:del>
      <w:del w:id="88" w:author="Wanghua (Parallel Distributed Computing Laboratory)" w:date="2025-10-11T14:46:00Z">
        <w:r w:rsidRPr="0055665E" w:rsidDel="008B6867">
          <w:rPr>
            <w:rFonts w:hint="eastAsia"/>
            <w:rPrChange w:id="89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通过</w:delText>
        </w:r>
      </w:del>
      <w:ins w:id="90" w:author="xingyiren" w:date="2025-10-10T18:18:00Z">
        <w:del w:id="91" w:author="Wanghua (Parallel Distributed Computing Laboratory)" w:date="2025-10-11T14:52:00Z">
          <w:r w:rsidR="00C201FA" w:rsidRPr="0055665E" w:rsidDel="00F66F30">
            <w:rPr>
              <w:rPrChange w:id="92" w:author="xingyiren" w:date="2025-10-10T18:22:00Z">
                <w:rPr>
                  <w:sz w:val="28"/>
                  <w:szCs w:val="28"/>
                </w:rPr>
              </w:rPrChange>
            </w:rPr>
            <w:delText>基于昇思</w:delText>
          </w:r>
          <w:r w:rsidR="00C201FA" w:rsidRPr="0055665E" w:rsidDel="00F66F30">
            <w:rPr>
              <w:rPrChange w:id="93" w:author="xingyiren" w:date="2025-10-10T18:22:00Z">
                <w:rPr>
                  <w:sz w:val="28"/>
                  <w:szCs w:val="28"/>
                </w:rPr>
              </w:rPrChange>
            </w:rPr>
            <w:delText>MindSpore</w:delText>
          </w:r>
        </w:del>
      </w:ins>
      <w:del w:id="94" w:author="Wanghua (Parallel Distributed Computing Laboratory)" w:date="2025-10-11T14:52:00Z">
        <w:r w:rsidRPr="0055665E" w:rsidDel="00F66F30">
          <w:rPr>
            <w:rFonts w:hint="eastAsia"/>
            <w:rPrChange w:id="95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微调大模型</w:delText>
        </w:r>
      </w:del>
      <w:ins w:id="96" w:author="xingyiren" w:date="2025-10-10T18:21:00Z">
        <w:del w:id="97" w:author="Wanghua (Parallel Distributed Computing Laboratory)" w:date="2025-10-11T14:47:00Z">
          <w:r w:rsidR="00C201FA" w:rsidRPr="0055665E" w:rsidDel="008B6867">
            <w:rPr>
              <w:rPrChange w:id="98" w:author="xingyiren" w:date="2025-10-10T18:22:00Z">
                <w:rPr>
                  <w:sz w:val="28"/>
                  <w:szCs w:val="28"/>
                </w:rPr>
              </w:rPrChange>
            </w:rPr>
            <w:delText>，</w:delText>
          </w:r>
        </w:del>
      </w:ins>
      <w:ins w:id="99" w:author="xingyiren" w:date="2025-10-10T18:18:00Z">
        <w:del w:id="100" w:author="Wanghua (Parallel Distributed Computing Laboratory)" w:date="2025-10-11T14:47:00Z">
          <w:r w:rsidR="00C201FA" w:rsidRPr="0055665E" w:rsidDel="008B6867">
            <w:rPr>
              <w:rPrChange w:id="101" w:author="xingyiren" w:date="2025-10-10T18:22:00Z">
                <w:rPr>
                  <w:sz w:val="28"/>
                  <w:szCs w:val="28"/>
                </w:rPr>
              </w:rPrChange>
            </w:rPr>
            <w:delText>结合</w:delText>
          </w:r>
        </w:del>
      </w:ins>
      <w:del w:id="102" w:author="Wanghua (Parallel Distributed Computing Laboratory)" w:date="2025-10-11T14:52:00Z">
        <w:r w:rsidRPr="0055665E" w:rsidDel="00F66F30">
          <w:rPr>
            <w:rFonts w:hint="eastAsia"/>
            <w:rPrChange w:id="103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、调用外部搜索引擎和语音合成模型</w:delText>
        </w:r>
      </w:del>
      <w:ins w:id="104" w:author="xingyiren" w:date="2025-10-10T18:17:00Z">
        <w:del w:id="105" w:author="Wanghua (Parallel Distributed Computing Laboratory)" w:date="2025-10-11T14:52:00Z">
          <w:r w:rsidR="00C201FA" w:rsidRPr="0055665E" w:rsidDel="00F66F30">
            <w:rPr>
              <w:rPrChange w:id="106" w:author="xingyiren" w:date="2025-10-10T18:22:00Z">
                <w:rPr>
                  <w:sz w:val="28"/>
                  <w:szCs w:val="28"/>
                </w:rPr>
              </w:rPrChange>
            </w:rPr>
            <w:delText>API</w:delText>
          </w:r>
        </w:del>
      </w:ins>
      <w:ins w:id="107" w:author="xingyiren" w:date="2025-10-10T18:18:00Z">
        <w:del w:id="108" w:author="Wanghua (Parallel Distributed Computing Laboratory)" w:date="2025-10-11T14:47:00Z">
          <w:r w:rsidR="00C201FA" w:rsidRPr="0055665E" w:rsidDel="008B6867">
            <w:rPr>
              <w:rPrChange w:id="109" w:author="xingyiren" w:date="2025-10-10T18:22:00Z">
                <w:rPr>
                  <w:sz w:val="28"/>
                  <w:szCs w:val="28"/>
                </w:rPr>
              </w:rPrChange>
            </w:rPr>
            <w:delText>调用</w:delText>
          </w:r>
        </w:del>
      </w:ins>
      <w:ins w:id="110" w:author="xingyiren" w:date="2025-10-10T18:21:00Z">
        <w:del w:id="111" w:author="Wanghua (Parallel Distributed Computing Laboratory)" w:date="2025-10-11T14:52:00Z">
          <w:r w:rsidR="00C201FA" w:rsidRPr="0055665E" w:rsidDel="00F66F30">
            <w:rPr>
              <w:rPrChange w:id="112" w:author="xingyiren" w:date="2025-10-10T18:22:00Z">
                <w:rPr>
                  <w:sz w:val="28"/>
                  <w:szCs w:val="28"/>
                </w:rPr>
              </w:rPrChange>
            </w:rPr>
            <w:delText>，</w:delText>
          </w:r>
        </w:del>
      </w:ins>
      <w:del w:id="113" w:author="Wanghua (Parallel Distributed Computing Laboratory)" w:date="2025-10-11T14:52:00Z">
        <w:r w:rsidRPr="0055665E" w:rsidDel="00F66F30">
          <w:rPr>
            <w:rFonts w:hint="eastAsia"/>
            <w:rPrChange w:id="114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实现新闻</w:delText>
        </w:r>
        <w:r w:rsidR="008C22FC" w:rsidRPr="0055665E" w:rsidDel="00F66F30">
          <w:rPr>
            <w:rFonts w:hint="eastAsia"/>
            <w:rPrChange w:id="115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稿</w:delText>
        </w:r>
        <w:r w:rsidRPr="0055665E" w:rsidDel="00F66F30">
          <w:rPr>
            <w:rFonts w:hint="eastAsia"/>
            <w:rPrChange w:id="116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的高效检索</w:delText>
        </w:r>
      </w:del>
      <w:del w:id="117" w:author="Wanghua (Parallel Distributed Computing Laboratory)" w:date="2025-10-11T14:47:00Z">
        <w:r w:rsidRPr="0055665E" w:rsidDel="008B6867">
          <w:rPr>
            <w:rFonts w:hint="eastAsia"/>
            <w:rPrChange w:id="118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、情感分类</w:delText>
        </w:r>
      </w:del>
      <w:del w:id="119" w:author="Wanghua (Parallel Distributed Computing Laboratory)" w:date="2025-10-11T14:52:00Z">
        <w:r w:rsidRPr="0055665E" w:rsidDel="00F66F30">
          <w:rPr>
            <w:rFonts w:hint="eastAsia"/>
            <w:rPrChange w:id="120" w:author="xingyiren" w:date="2025-10-10T18:22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和播报。</w:delText>
        </w:r>
      </w:del>
    </w:p>
    <w:p w14:paraId="45ADF48D" w14:textId="674E43D9" w:rsidR="000325A7" w:rsidRPr="0055665E" w:rsidDel="0050527F" w:rsidRDefault="000325A7">
      <w:pPr>
        <w:pStyle w:val="1c"/>
        <w:rPr>
          <w:del w:id="121" w:author="xingyiren" w:date="2025-10-10T18:43:00Z"/>
        </w:rPr>
        <w:pPrChange w:id="122" w:author="xingyiren" w:date="2025-10-10T18:50:00Z">
          <w:pPr>
            <w:pStyle w:val="afffff5"/>
            <w:numPr>
              <w:numId w:val="22"/>
            </w:numPr>
            <w:spacing w:before="120" w:after="120"/>
            <w:ind w:leftChars="0" w:left="360" w:firstLineChars="0" w:hanging="360"/>
          </w:pPr>
        </w:pPrChange>
      </w:pPr>
      <w:del w:id="123" w:author="xingyiren" w:date="2025-10-10T18:43:00Z">
        <w:r w:rsidRPr="0055665E" w:rsidDel="0050527F">
          <w:rPr>
            <w:rFonts w:hint="eastAsia"/>
            <w:rPrChange w:id="124" w:author="xingyiren" w:date="2025-10-10T18:1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运行指南：</w:delText>
        </w:r>
        <w:r w:rsidRPr="0055665E" w:rsidDel="0050527F">
          <w:rPr>
            <w:rPrChange w:id="125" w:author="xingyiren" w:date="2025-10-10T18:16:00Z">
              <w:rPr>
                <w:rFonts w:ascii="宋体" w:eastAsia="宋体" w:hAnsi="宋体"/>
                <w:sz w:val="30"/>
                <w:szCs w:val="30"/>
              </w:rPr>
            </w:rPrChange>
          </w:rPr>
          <w:delText xml:space="preserve"> </w:delText>
        </w:r>
      </w:del>
    </w:p>
    <w:p w14:paraId="3D8B9120" w14:textId="77777777" w:rsidR="000325A7" w:rsidRPr="006538CB" w:rsidDel="0050527F" w:rsidRDefault="000325A7">
      <w:pPr>
        <w:pStyle w:val="1c"/>
        <w:rPr>
          <w:del w:id="126" w:author="xingyiren" w:date="2025-10-10T18:43:00Z"/>
          <w:sz w:val="28"/>
          <w:szCs w:val="28"/>
          <w:rPrChange w:id="127" w:author="xingyiren" w:date="2025-10-10T18:16:00Z">
            <w:rPr>
              <w:del w:id="128" w:author="xingyiren" w:date="2025-10-10T18:43:00Z"/>
              <w:rFonts w:ascii="Times New Roman" w:eastAsia="宋体" w:hAnsi="Times New Roman"/>
              <w:sz w:val="28"/>
              <w:szCs w:val="28"/>
            </w:rPr>
          </w:rPrChange>
        </w:rPr>
        <w:pPrChange w:id="129" w:author="xingyiren" w:date="2025-10-10T18:50:00Z">
          <w:pPr>
            <w:pStyle w:val="30"/>
            <w:numPr>
              <w:ilvl w:val="1"/>
              <w:numId w:val="22"/>
            </w:numPr>
            <w:wordWrap w:val="0"/>
            <w:adjustRightInd/>
            <w:spacing w:before="120" w:after="120"/>
            <w:ind w:left="880" w:hanging="440"/>
          </w:pPr>
        </w:pPrChange>
      </w:pPr>
      <w:del w:id="130" w:author="xingyiren" w:date="2025-10-10T18:43:00Z">
        <w:r w:rsidRPr="006538CB" w:rsidDel="0050527F">
          <w:rPr>
            <w:rFonts w:cs="宋体" w:hint="eastAsia"/>
            <w:sz w:val="28"/>
            <w:szCs w:val="28"/>
            <w:rPrChange w:id="131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环境需安装</w:delText>
        </w:r>
        <w:r w:rsidRPr="006538CB" w:rsidDel="0050527F">
          <w:rPr>
            <w:sz w:val="28"/>
            <w:szCs w:val="28"/>
            <w:rPrChange w:id="132" w:author="xingyiren" w:date="2025-10-10T18:16:00Z">
              <w:rPr>
                <w:rFonts w:ascii="Times New Roman" w:eastAsia="宋体" w:hAnsi="Times New Roman"/>
                <w:sz w:val="28"/>
                <w:szCs w:val="28"/>
              </w:rPr>
            </w:rPrChange>
          </w:rPr>
          <w:delText>python==3.10</w:delText>
        </w:r>
        <w:r w:rsidRPr="006538CB" w:rsidDel="0050527F">
          <w:rPr>
            <w:rFonts w:hint="eastAsia"/>
            <w:sz w:val="28"/>
            <w:szCs w:val="28"/>
            <w:rPrChange w:id="133" w:author="xingyiren" w:date="2025-10-10T18:16:00Z">
              <w:rPr>
                <w:rFonts w:ascii="Times New Roman" w:eastAsia="宋体" w:hAnsi="Times New Roman" w:hint="eastAsia"/>
                <w:sz w:val="28"/>
                <w:szCs w:val="28"/>
              </w:rPr>
            </w:rPrChange>
          </w:rPr>
          <w:delText>、</w:delText>
        </w:r>
        <w:r w:rsidRPr="006538CB" w:rsidDel="0050527F">
          <w:rPr>
            <w:sz w:val="28"/>
            <w:szCs w:val="28"/>
            <w:rPrChange w:id="134" w:author="xingyiren" w:date="2025-10-10T18:16:00Z">
              <w:rPr>
                <w:rFonts w:ascii="Times New Roman" w:eastAsia="宋体" w:hAnsi="Times New Roman"/>
                <w:sz w:val="28"/>
                <w:szCs w:val="28"/>
              </w:rPr>
            </w:rPrChange>
          </w:rPr>
          <w:delText>MindSpore==2.7.0</w:delText>
        </w:r>
      </w:del>
    </w:p>
    <w:p w14:paraId="2E4B528A" w14:textId="77777777" w:rsidR="000325A7" w:rsidRPr="006538CB" w:rsidDel="0050527F" w:rsidRDefault="000325A7">
      <w:pPr>
        <w:pStyle w:val="1c"/>
        <w:rPr>
          <w:del w:id="135" w:author="xingyiren" w:date="2025-10-10T18:43:00Z"/>
          <w:rFonts w:cs="宋体"/>
          <w:sz w:val="28"/>
          <w:szCs w:val="28"/>
          <w:rPrChange w:id="136" w:author="xingyiren" w:date="2025-10-10T18:16:00Z">
            <w:rPr>
              <w:del w:id="137" w:author="xingyiren" w:date="2025-10-10T18:43:00Z"/>
              <w:rFonts w:ascii="宋体" w:eastAsia="宋体" w:hAnsi="宋体" w:cs="宋体"/>
              <w:sz w:val="28"/>
              <w:szCs w:val="28"/>
            </w:rPr>
          </w:rPrChange>
        </w:rPr>
        <w:pPrChange w:id="138" w:author="xingyiren" w:date="2025-10-10T18:50:00Z">
          <w:pPr>
            <w:numPr>
              <w:ilvl w:val="1"/>
              <w:numId w:val="22"/>
            </w:numPr>
            <w:topLinePunct w:val="0"/>
            <w:adjustRightInd/>
            <w:snapToGrid/>
            <w:spacing w:before="0" w:after="0" w:line="240" w:lineRule="auto"/>
            <w:ind w:left="880" w:hanging="440"/>
          </w:pPr>
        </w:pPrChange>
      </w:pPr>
      <w:del w:id="139" w:author="xingyiren" w:date="2025-10-10T18:43:00Z">
        <w:r w:rsidRPr="006538CB" w:rsidDel="0050527F">
          <w:rPr>
            <w:rFonts w:cs="宋体" w:hint="eastAsia"/>
            <w:sz w:val="28"/>
            <w:szCs w:val="28"/>
            <w:rPrChange w:id="140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下载</w:delText>
        </w:r>
        <w:r w:rsidRPr="006538CB" w:rsidDel="0050527F">
          <w:rPr>
            <w:rFonts w:cs="宋体"/>
            <w:sz w:val="28"/>
            <w:szCs w:val="28"/>
            <w:rPrChange w:id="141" w:author="xingyiren" w:date="2025-10-10T18:16:00Z">
              <w:rPr>
                <w:rFonts w:ascii="宋体" w:eastAsia="宋体" w:hAnsi="宋体" w:cs="宋体"/>
                <w:sz w:val="28"/>
                <w:szCs w:val="28"/>
              </w:rPr>
            </w:rPrChange>
          </w:rPr>
          <w:delText xml:space="preserve"> </w:delText>
        </w:r>
        <w:r w:rsidRPr="006538CB" w:rsidDel="0050527F">
          <w:rPr>
            <w:sz w:val="28"/>
            <w:szCs w:val="28"/>
            <w:rPrChange w:id="142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MindSpore NLP==0.5.0</w:delText>
        </w:r>
        <w:r w:rsidRPr="006538CB" w:rsidDel="0050527F">
          <w:rPr>
            <w:rFonts w:cs="宋体" w:hint="eastAsia"/>
            <w:sz w:val="28"/>
            <w:szCs w:val="28"/>
            <w:rPrChange w:id="143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，参考如下</w:delText>
        </w:r>
      </w:del>
    </w:p>
    <w:p w14:paraId="1AAA50C7" w14:textId="77777777" w:rsidR="000325A7" w:rsidRPr="006538CB" w:rsidDel="0050527F" w:rsidRDefault="000325A7">
      <w:pPr>
        <w:pStyle w:val="1c"/>
        <w:rPr>
          <w:del w:id="144" w:author="xingyiren" w:date="2025-10-10T18:43:00Z"/>
          <w:snapToGrid w:val="0"/>
          <w:sz w:val="18"/>
          <w:szCs w:val="18"/>
          <w:rPrChange w:id="145" w:author="xingyiren" w:date="2025-10-10T18:16:00Z">
            <w:rPr>
              <w:del w:id="146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147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48" w:author="xingyiren" w:date="2025-10-10T18:43:00Z">
        <w:r w:rsidRPr="006538CB" w:rsidDel="0050527F">
          <w:rPr>
            <w:snapToGrid w:val="0"/>
            <w:sz w:val="18"/>
            <w:szCs w:val="18"/>
            <w:rPrChange w:id="149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pip config set global.index-url https://pypi.tuna.tsinghua.edu.cn/simple</w:delText>
        </w:r>
      </w:del>
    </w:p>
    <w:p w14:paraId="12E99133" w14:textId="77777777" w:rsidR="000325A7" w:rsidRPr="006538CB" w:rsidDel="0050527F" w:rsidRDefault="000325A7">
      <w:pPr>
        <w:pStyle w:val="1c"/>
        <w:rPr>
          <w:del w:id="150" w:author="xingyiren" w:date="2025-10-10T18:43:00Z"/>
          <w:snapToGrid w:val="0"/>
          <w:sz w:val="18"/>
          <w:szCs w:val="18"/>
          <w:rPrChange w:id="151" w:author="xingyiren" w:date="2025-10-10T18:16:00Z">
            <w:rPr>
              <w:del w:id="152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153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54" w:author="xingyiren" w:date="2025-10-10T18:43:00Z">
        <w:r w:rsidRPr="006538CB" w:rsidDel="0050527F">
          <w:rPr>
            <w:snapToGrid w:val="0"/>
            <w:sz w:val="18"/>
            <w:szCs w:val="18"/>
            <w:rPrChange w:id="155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pip install modelscope</w:delText>
        </w:r>
      </w:del>
    </w:p>
    <w:p w14:paraId="25742021" w14:textId="77777777" w:rsidR="000325A7" w:rsidRPr="006538CB" w:rsidDel="0050527F" w:rsidRDefault="000325A7">
      <w:pPr>
        <w:pStyle w:val="1c"/>
        <w:rPr>
          <w:del w:id="156" w:author="xingyiren" w:date="2025-10-10T18:43:00Z"/>
          <w:snapToGrid w:val="0"/>
          <w:sz w:val="18"/>
          <w:szCs w:val="18"/>
          <w:rPrChange w:id="157" w:author="xingyiren" w:date="2025-10-10T18:16:00Z">
            <w:rPr>
              <w:del w:id="158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159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60" w:author="xingyiren" w:date="2025-10-10T18:43:00Z">
        <w:r w:rsidRPr="006538CB" w:rsidDel="0050527F">
          <w:rPr>
            <w:snapToGrid w:val="0"/>
            <w:sz w:val="18"/>
            <w:szCs w:val="18"/>
            <w:rPrChange w:id="161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modelscope download --model deepseek-ai/DeepSeek-R1-Distill-Qwen-1.5B --local_dir ./DeepSeek-R1-Distill-Qwen-1.5B</w:delText>
        </w:r>
      </w:del>
    </w:p>
    <w:p w14:paraId="73015A37" w14:textId="77777777" w:rsidR="000325A7" w:rsidRPr="006538CB" w:rsidDel="0050527F" w:rsidRDefault="000325A7">
      <w:pPr>
        <w:pStyle w:val="1c"/>
        <w:rPr>
          <w:del w:id="162" w:author="xingyiren" w:date="2025-10-10T18:43:00Z"/>
          <w:snapToGrid w:val="0"/>
          <w:sz w:val="18"/>
          <w:szCs w:val="18"/>
          <w:rPrChange w:id="163" w:author="xingyiren" w:date="2025-10-10T18:16:00Z">
            <w:rPr>
              <w:del w:id="164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165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66" w:author="xingyiren" w:date="2025-10-10T18:43:00Z">
        <w:r w:rsidRPr="006538CB" w:rsidDel="0050527F">
          <w:rPr>
            <w:snapToGrid w:val="0"/>
            <w:sz w:val="18"/>
            <w:szCs w:val="18"/>
            <w:rPrChange w:id="167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git clone https://gitee.com/mindspore-lab/mindnlp.git</w:delText>
        </w:r>
      </w:del>
    </w:p>
    <w:p w14:paraId="15EEF415" w14:textId="77777777" w:rsidR="000325A7" w:rsidRPr="006538CB" w:rsidDel="0050527F" w:rsidRDefault="000325A7">
      <w:pPr>
        <w:pStyle w:val="1c"/>
        <w:rPr>
          <w:del w:id="168" w:author="xingyiren" w:date="2025-10-10T18:43:00Z"/>
          <w:snapToGrid w:val="0"/>
          <w:sz w:val="18"/>
          <w:szCs w:val="18"/>
          <w:rPrChange w:id="169" w:author="xingyiren" w:date="2025-10-10T18:16:00Z">
            <w:rPr>
              <w:del w:id="170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171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72" w:author="xingyiren" w:date="2025-10-10T18:43:00Z">
        <w:r w:rsidRPr="006538CB" w:rsidDel="0050527F">
          <w:rPr>
            <w:snapToGrid w:val="0"/>
            <w:sz w:val="18"/>
            <w:szCs w:val="18"/>
            <w:rPrChange w:id="173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pip install peft==0.17.1</w:delText>
        </w:r>
      </w:del>
    </w:p>
    <w:p w14:paraId="0B168619" w14:textId="77777777" w:rsidR="000325A7" w:rsidRPr="006538CB" w:rsidDel="0050527F" w:rsidRDefault="000325A7">
      <w:pPr>
        <w:pStyle w:val="1c"/>
        <w:rPr>
          <w:del w:id="174" w:author="xingyiren" w:date="2025-10-10T18:43:00Z"/>
          <w:snapToGrid w:val="0"/>
          <w:sz w:val="18"/>
          <w:szCs w:val="18"/>
          <w:rPrChange w:id="175" w:author="xingyiren" w:date="2025-10-10T18:16:00Z">
            <w:rPr>
              <w:del w:id="176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177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78" w:author="xingyiren" w:date="2025-10-10T18:43:00Z">
        <w:r w:rsidRPr="006538CB" w:rsidDel="0050527F">
          <w:rPr>
            <w:snapToGrid w:val="0"/>
            <w:sz w:val="18"/>
            <w:szCs w:val="18"/>
            <w:rPrChange w:id="179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pip install accelerate==1.10.1</w:delText>
        </w:r>
      </w:del>
    </w:p>
    <w:p w14:paraId="7A2336F5" w14:textId="77777777" w:rsidR="000325A7" w:rsidRPr="006538CB" w:rsidDel="0050527F" w:rsidRDefault="000325A7">
      <w:pPr>
        <w:pStyle w:val="1c"/>
        <w:rPr>
          <w:del w:id="180" w:author="xingyiren" w:date="2025-10-10T18:43:00Z"/>
          <w:snapToGrid w:val="0"/>
          <w:sz w:val="18"/>
          <w:szCs w:val="18"/>
          <w:rPrChange w:id="181" w:author="xingyiren" w:date="2025-10-10T18:16:00Z">
            <w:rPr>
              <w:del w:id="182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183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84" w:author="xingyiren" w:date="2025-10-10T18:43:00Z">
        <w:r w:rsidRPr="006538CB" w:rsidDel="0050527F">
          <w:rPr>
            <w:snapToGrid w:val="0"/>
            <w:sz w:val="18"/>
            <w:szCs w:val="18"/>
            <w:rPrChange w:id="185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pip install transformers==4.55.4</w:delText>
        </w:r>
      </w:del>
    </w:p>
    <w:p w14:paraId="340058F4" w14:textId="77777777" w:rsidR="000325A7" w:rsidRPr="006538CB" w:rsidDel="0050527F" w:rsidRDefault="000325A7">
      <w:pPr>
        <w:pStyle w:val="1c"/>
        <w:rPr>
          <w:del w:id="186" w:author="xingyiren" w:date="2025-10-10T18:43:00Z"/>
          <w:snapToGrid w:val="0"/>
          <w:color w:val="0000FF"/>
          <w:sz w:val="18"/>
          <w:szCs w:val="18"/>
          <w:rPrChange w:id="187" w:author="xingyiren" w:date="2025-10-10T18:16:00Z">
            <w:rPr>
              <w:del w:id="188" w:author="xingyiren" w:date="2025-10-10T18:43:00Z"/>
              <w:rFonts w:ascii="Times New Roman" w:eastAsia="宋体" w:hAnsi="Times New Roman" w:cs="Times New Roman"/>
              <w:snapToGrid w:val="0"/>
              <w:color w:val="0000FF"/>
              <w:sz w:val="18"/>
              <w:szCs w:val="18"/>
            </w:rPr>
          </w:rPrChange>
        </w:rPr>
        <w:pPrChange w:id="189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90" w:author="xingyiren" w:date="2025-10-10T18:43:00Z">
        <w:r w:rsidRPr="006538CB" w:rsidDel="0050527F">
          <w:rPr>
            <w:snapToGrid w:val="0"/>
            <w:color w:val="0000FF"/>
            <w:sz w:val="18"/>
            <w:szCs w:val="18"/>
            <w:rPrChange w:id="191" w:author="xingyiren" w:date="2025-10-10T18:16:00Z">
              <w:rPr>
                <w:rFonts w:ascii="Times New Roman" w:eastAsia="宋体" w:hAnsi="Times New Roman" w:cs="Times New Roman"/>
                <w:snapToGrid w:val="0"/>
                <w:color w:val="0000FF"/>
                <w:sz w:val="18"/>
                <w:szCs w:val="18"/>
              </w:rPr>
            </w:rPrChange>
          </w:rPr>
          <w:delText>pip install chardet</w:delText>
        </w:r>
      </w:del>
    </w:p>
    <w:p w14:paraId="0C615D8A" w14:textId="77777777" w:rsidR="000325A7" w:rsidRPr="006538CB" w:rsidDel="0050527F" w:rsidRDefault="000325A7">
      <w:pPr>
        <w:pStyle w:val="1c"/>
        <w:rPr>
          <w:del w:id="192" w:author="xingyiren" w:date="2025-10-10T18:43:00Z"/>
          <w:snapToGrid w:val="0"/>
          <w:color w:val="0000FF"/>
          <w:sz w:val="18"/>
          <w:szCs w:val="18"/>
          <w:rPrChange w:id="193" w:author="xingyiren" w:date="2025-10-10T18:16:00Z">
            <w:rPr>
              <w:del w:id="194" w:author="xingyiren" w:date="2025-10-10T18:43:00Z"/>
              <w:rFonts w:ascii="Times New Roman" w:eastAsia="宋体" w:hAnsi="Times New Roman" w:cs="Times New Roman"/>
              <w:snapToGrid w:val="0"/>
              <w:color w:val="0000FF"/>
              <w:sz w:val="18"/>
              <w:szCs w:val="18"/>
            </w:rPr>
          </w:rPrChange>
        </w:rPr>
        <w:pPrChange w:id="195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196" w:author="xingyiren" w:date="2025-10-10T18:43:00Z">
        <w:r w:rsidRPr="006538CB" w:rsidDel="0050527F">
          <w:rPr>
            <w:snapToGrid w:val="0"/>
            <w:color w:val="0000FF"/>
            <w:sz w:val="18"/>
            <w:szCs w:val="18"/>
            <w:rPrChange w:id="197" w:author="xingyiren" w:date="2025-10-10T18:16:00Z">
              <w:rPr>
                <w:rFonts w:ascii="Times New Roman" w:eastAsia="宋体" w:hAnsi="Times New Roman" w:cs="Times New Roman"/>
                <w:snapToGrid w:val="0"/>
                <w:color w:val="0000FF"/>
                <w:sz w:val="18"/>
                <w:szCs w:val="18"/>
              </w:rPr>
            </w:rPrChange>
          </w:rPr>
          <w:delText>pip install safetensors==0.4.3</w:delText>
        </w:r>
      </w:del>
    </w:p>
    <w:p w14:paraId="0E4E22E5" w14:textId="77777777" w:rsidR="000325A7" w:rsidRPr="006538CB" w:rsidDel="0050527F" w:rsidRDefault="000325A7">
      <w:pPr>
        <w:pStyle w:val="1c"/>
        <w:rPr>
          <w:del w:id="198" w:author="xingyiren" w:date="2025-10-10T18:43:00Z"/>
          <w:snapToGrid w:val="0"/>
          <w:sz w:val="18"/>
          <w:szCs w:val="18"/>
          <w:rPrChange w:id="199" w:author="xingyiren" w:date="2025-10-10T18:16:00Z">
            <w:rPr>
              <w:del w:id="200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201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202" w:author="xingyiren" w:date="2025-10-10T18:43:00Z">
        <w:r w:rsidRPr="006538CB" w:rsidDel="0050527F">
          <w:rPr>
            <w:snapToGrid w:val="0"/>
            <w:sz w:val="18"/>
            <w:szCs w:val="18"/>
            <w:rPrChange w:id="203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cd mindnlp</w:delText>
        </w:r>
      </w:del>
    </w:p>
    <w:p w14:paraId="669D61AA" w14:textId="77777777" w:rsidR="000325A7" w:rsidRPr="006538CB" w:rsidDel="0050527F" w:rsidRDefault="000325A7">
      <w:pPr>
        <w:pStyle w:val="1c"/>
        <w:rPr>
          <w:del w:id="204" w:author="xingyiren" w:date="2025-10-10T18:43:00Z"/>
          <w:snapToGrid w:val="0"/>
          <w:sz w:val="18"/>
          <w:szCs w:val="18"/>
          <w:rPrChange w:id="205" w:author="xingyiren" w:date="2025-10-10T18:16:00Z">
            <w:rPr>
              <w:del w:id="206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207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208" w:author="xingyiren" w:date="2025-10-10T18:43:00Z">
        <w:r w:rsidRPr="006538CB" w:rsidDel="0050527F">
          <w:rPr>
            <w:snapToGrid w:val="0"/>
            <w:sz w:val="18"/>
            <w:szCs w:val="18"/>
            <w:rPrChange w:id="209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git checkout 6719e5e60e72df9a1c7b9473029c7ccf62ff8a12</w:delText>
        </w:r>
      </w:del>
    </w:p>
    <w:p w14:paraId="3EB8929F" w14:textId="77777777" w:rsidR="000325A7" w:rsidRPr="006538CB" w:rsidDel="0050527F" w:rsidRDefault="000325A7">
      <w:pPr>
        <w:pStyle w:val="1c"/>
        <w:rPr>
          <w:del w:id="210" w:author="xingyiren" w:date="2025-10-10T18:43:00Z"/>
          <w:snapToGrid w:val="0"/>
          <w:sz w:val="18"/>
          <w:szCs w:val="18"/>
          <w:rPrChange w:id="211" w:author="xingyiren" w:date="2025-10-10T18:16:00Z">
            <w:rPr>
              <w:del w:id="212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213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214" w:author="xingyiren" w:date="2025-10-10T18:43:00Z">
        <w:r w:rsidRPr="006538CB" w:rsidDel="0050527F">
          <w:rPr>
            <w:snapToGrid w:val="0"/>
            <w:sz w:val="18"/>
            <w:szCs w:val="18"/>
            <w:rPrChange w:id="215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bash scripts/build_and_reinstall.sh</w:delText>
        </w:r>
      </w:del>
    </w:p>
    <w:p w14:paraId="49DDABC3" w14:textId="77777777" w:rsidR="000325A7" w:rsidRPr="006538CB" w:rsidDel="0050527F" w:rsidRDefault="000325A7">
      <w:pPr>
        <w:pStyle w:val="1c"/>
        <w:rPr>
          <w:del w:id="216" w:author="xingyiren" w:date="2025-10-10T18:43:00Z"/>
          <w:snapToGrid w:val="0"/>
          <w:sz w:val="18"/>
          <w:szCs w:val="18"/>
          <w:rPrChange w:id="217" w:author="xingyiren" w:date="2025-10-10T18:16:00Z">
            <w:rPr>
              <w:del w:id="218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219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220" w:author="xingyiren" w:date="2025-10-10T18:43:00Z">
        <w:r w:rsidRPr="006538CB" w:rsidDel="0050527F">
          <w:rPr>
            <w:snapToGrid w:val="0"/>
            <w:sz w:val="18"/>
            <w:szCs w:val="18"/>
            <w:rPrChange w:id="221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#</w:delText>
        </w:r>
        <w:r w:rsidRPr="006538CB" w:rsidDel="0050527F">
          <w:rPr>
            <w:rFonts w:hint="eastAsia"/>
            <w:snapToGrid w:val="0"/>
            <w:sz w:val="18"/>
            <w:szCs w:val="18"/>
            <w:rPrChange w:id="222" w:author="xingyiren" w:date="2025-10-10T18:16:00Z">
              <w:rPr>
                <w:rFonts w:ascii="Times New Roman" w:eastAsia="宋体" w:hAnsi="Times New Roman" w:cs="Times New Roman" w:hint="eastAsia"/>
                <w:snapToGrid w:val="0"/>
                <w:sz w:val="18"/>
                <w:szCs w:val="18"/>
              </w:rPr>
            </w:rPrChange>
          </w:rPr>
          <w:delText>输入以下命令，配置</w:delText>
        </w:r>
        <w:r w:rsidRPr="006538CB" w:rsidDel="0050527F">
          <w:rPr>
            <w:snapToGrid w:val="0"/>
            <w:sz w:val="18"/>
            <w:szCs w:val="18"/>
            <w:rPrChange w:id="223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jupyter notebook</w:delText>
        </w:r>
      </w:del>
    </w:p>
    <w:p w14:paraId="5813350D" w14:textId="77777777" w:rsidR="000325A7" w:rsidRPr="006538CB" w:rsidDel="0050527F" w:rsidRDefault="000325A7">
      <w:pPr>
        <w:pStyle w:val="1c"/>
        <w:rPr>
          <w:del w:id="224" w:author="xingyiren" w:date="2025-10-10T18:43:00Z"/>
          <w:snapToGrid w:val="0"/>
          <w:sz w:val="18"/>
          <w:szCs w:val="18"/>
          <w:rPrChange w:id="225" w:author="xingyiren" w:date="2025-10-10T18:16:00Z">
            <w:rPr>
              <w:del w:id="226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227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228" w:author="xingyiren" w:date="2025-10-10T18:43:00Z">
        <w:r w:rsidRPr="006538CB" w:rsidDel="0050527F">
          <w:rPr>
            <w:snapToGrid w:val="0"/>
            <w:sz w:val="18"/>
            <w:szCs w:val="18"/>
            <w:rPrChange w:id="229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pip install ipykernel</w:delText>
        </w:r>
      </w:del>
    </w:p>
    <w:p w14:paraId="73E70C0F" w14:textId="77777777" w:rsidR="000325A7" w:rsidRPr="006538CB" w:rsidDel="0050527F" w:rsidRDefault="000325A7">
      <w:pPr>
        <w:pStyle w:val="1c"/>
        <w:rPr>
          <w:del w:id="230" w:author="xingyiren" w:date="2025-10-10T18:43:00Z"/>
          <w:snapToGrid w:val="0"/>
          <w:sz w:val="18"/>
          <w:szCs w:val="18"/>
          <w:rPrChange w:id="231" w:author="xingyiren" w:date="2025-10-10T18:16:00Z">
            <w:rPr>
              <w:del w:id="232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233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234" w:author="xingyiren" w:date="2025-10-10T18:43:00Z">
        <w:r w:rsidRPr="006538CB" w:rsidDel="0050527F">
          <w:rPr>
            <w:snapToGrid w:val="0"/>
            <w:sz w:val="18"/>
            <w:szCs w:val="18"/>
            <w:rPrChange w:id="235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python -m ipykernel install --prefix=/home/ma-user/.local --name=py310 --display-name "Python 3.10"</w:delText>
        </w:r>
      </w:del>
    </w:p>
    <w:p w14:paraId="01C6A193" w14:textId="77777777" w:rsidR="000325A7" w:rsidRPr="006538CB" w:rsidDel="0050527F" w:rsidRDefault="000325A7">
      <w:pPr>
        <w:pStyle w:val="1c"/>
        <w:rPr>
          <w:del w:id="236" w:author="xingyiren" w:date="2025-10-10T18:43:00Z"/>
          <w:rFonts w:cs="宋体"/>
          <w:sz w:val="28"/>
          <w:szCs w:val="28"/>
          <w:rPrChange w:id="237" w:author="xingyiren" w:date="2025-10-10T18:16:00Z">
            <w:rPr>
              <w:del w:id="238" w:author="xingyiren" w:date="2025-10-10T18:43:00Z"/>
              <w:rFonts w:ascii="宋体" w:eastAsia="宋体" w:hAnsi="宋体" w:cs="宋体"/>
              <w:sz w:val="28"/>
              <w:szCs w:val="28"/>
            </w:rPr>
          </w:rPrChange>
        </w:rPr>
        <w:pPrChange w:id="239" w:author="xingyiren" w:date="2025-10-10T18:50:00Z">
          <w:pPr>
            <w:pStyle w:val="afffff5"/>
            <w:numPr>
              <w:ilvl w:val="1"/>
              <w:numId w:val="22"/>
            </w:numPr>
            <w:adjustRightInd/>
            <w:spacing w:before="120" w:after="120"/>
            <w:ind w:leftChars="0" w:firstLineChars="0" w:hanging="440"/>
          </w:pPr>
        </w:pPrChange>
      </w:pPr>
      <w:del w:id="240" w:author="xingyiren" w:date="2025-10-10T18:43:00Z">
        <w:r w:rsidRPr="006538CB" w:rsidDel="0050527F">
          <w:rPr>
            <w:rFonts w:cs="宋体" w:hint="eastAsia"/>
            <w:sz w:val="28"/>
            <w:szCs w:val="28"/>
            <w:rPrChange w:id="241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下载两个必要的库</w:delText>
        </w:r>
      </w:del>
    </w:p>
    <w:p w14:paraId="3C313D46" w14:textId="77777777" w:rsidR="000325A7" w:rsidRPr="006538CB" w:rsidDel="0050527F" w:rsidRDefault="000325A7">
      <w:pPr>
        <w:pStyle w:val="1c"/>
        <w:rPr>
          <w:del w:id="242" w:author="xingyiren" w:date="2025-10-10T18:43:00Z"/>
          <w:snapToGrid w:val="0"/>
          <w:sz w:val="18"/>
          <w:szCs w:val="18"/>
          <w:rPrChange w:id="243" w:author="xingyiren" w:date="2025-10-10T18:16:00Z">
            <w:rPr>
              <w:del w:id="244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245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246" w:author="xingyiren" w:date="2025-10-10T18:43:00Z">
        <w:r w:rsidRPr="006538CB" w:rsidDel="0050527F">
          <w:rPr>
            <w:snapToGrid w:val="0"/>
            <w:sz w:val="18"/>
            <w:szCs w:val="18"/>
            <w:rPrChange w:id="247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pip install baidu-aip</w:delText>
        </w:r>
      </w:del>
    </w:p>
    <w:p w14:paraId="48087B1A" w14:textId="77777777" w:rsidR="000325A7" w:rsidRPr="006538CB" w:rsidDel="0050527F" w:rsidRDefault="000325A7">
      <w:pPr>
        <w:pStyle w:val="1c"/>
        <w:rPr>
          <w:del w:id="248" w:author="xingyiren" w:date="2025-10-10T18:43:00Z"/>
          <w:snapToGrid w:val="0"/>
          <w:sz w:val="18"/>
          <w:szCs w:val="18"/>
          <w:rPrChange w:id="249" w:author="xingyiren" w:date="2025-10-10T18:16:00Z">
            <w:rPr>
              <w:del w:id="250" w:author="xingyiren" w:date="2025-10-10T18:43:00Z"/>
              <w:rFonts w:ascii="Times New Roman" w:eastAsia="宋体" w:hAnsi="Times New Roman" w:cs="Times New Roman"/>
              <w:snapToGrid w:val="0"/>
              <w:sz w:val="18"/>
              <w:szCs w:val="18"/>
            </w:rPr>
          </w:rPrChange>
        </w:rPr>
        <w:pPrChange w:id="251" w:author="xingyiren" w:date="2025-10-10T18:50:00Z">
          <w:pPr>
            <w:topLinePunct w:val="0"/>
            <w:adjustRightInd/>
            <w:snapToGrid/>
            <w:spacing w:before="0" w:after="0" w:line="240" w:lineRule="auto"/>
            <w:ind w:left="360"/>
          </w:pPr>
        </w:pPrChange>
      </w:pPr>
      <w:del w:id="252" w:author="xingyiren" w:date="2025-10-10T18:43:00Z">
        <w:r w:rsidRPr="006538CB" w:rsidDel="0050527F">
          <w:rPr>
            <w:snapToGrid w:val="0"/>
            <w:sz w:val="18"/>
            <w:szCs w:val="18"/>
            <w:rPrChange w:id="253" w:author="xingyiren" w:date="2025-10-10T18:16:00Z">
              <w:rPr>
                <w:rFonts w:ascii="Times New Roman" w:eastAsia="宋体" w:hAnsi="Times New Roman" w:cs="Times New Roman"/>
                <w:snapToGrid w:val="0"/>
                <w:sz w:val="18"/>
                <w:szCs w:val="18"/>
              </w:rPr>
            </w:rPrChange>
          </w:rPr>
          <w:delText>pip install pydub</w:delText>
        </w:r>
      </w:del>
    </w:p>
    <w:p w14:paraId="086768AB" w14:textId="77777777" w:rsidR="000325A7" w:rsidRPr="006538CB" w:rsidDel="0050527F" w:rsidRDefault="000325A7">
      <w:pPr>
        <w:pStyle w:val="1c"/>
        <w:rPr>
          <w:del w:id="254" w:author="xingyiren" w:date="2025-10-10T18:43:00Z"/>
          <w:sz w:val="28"/>
          <w:szCs w:val="28"/>
          <w:rPrChange w:id="255" w:author="xingyiren" w:date="2025-10-10T18:16:00Z">
            <w:rPr>
              <w:del w:id="256" w:author="xingyiren" w:date="2025-10-10T18:43:00Z"/>
              <w:rFonts w:ascii="Times New Roman" w:eastAsia="宋体" w:hAnsi="Times New Roman" w:cs="Times New Roman"/>
              <w:sz w:val="28"/>
              <w:szCs w:val="28"/>
            </w:rPr>
          </w:rPrChange>
        </w:rPr>
        <w:pPrChange w:id="257" w:author="xingyiren" w:date="2025-10-10T18:50:00Z">
          <w:pPr>
            <w:pStyle w:val="afffff5"/>
            <w:numPr>
              <w:ilvl w:val="1"/>
              <w:numId w:val="22"/>
            </w:numPr>
            <w:adjustRightInd/>
            <w:spacing w:before="120" w:after="120"/>
            <w:ind w:leftChars="0" w:firstLineChars="0" w:hanging="440"/>
          </w:pPr>
        </w:pPrChange>
      </w:pPr>
      <w:del w:id="258" w:author="xingyiren" w:date="2025-10-10T18:43:00Z">
        <w:r w:rsidRPr="006538CB" w:rsidDel="0050527F">
          <w:rPr>
            <w:rFonts w:cs="宋体" w:hint="eastAsia"/>
            <w:sz w:val="28"/>
            <w:szCs w:val="28"/>
            <w:rPrChange w:id="259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下载数据集，参见网址</w:delText>
        </w:r>
        <w:r w:rsidRPr="006538CB" w:rsidDel="0050527F">
          <w:rPr>
            <w:rFonts w:cs="宋体"/>
            <w:sz w:val="28"/>
            <w:szCs w:val="28"/>
            <w:rPrChange w:id="260" w:author="xingyiren" w:date="2025-10-10T18:16:00Z">
              <w:rPr>
                <w:rFonts w:ascii="宋体" w:eastAsia="宋体" w:hAnsi="宋体" w:cs="宋体"/>
                <w:sz w:val="28"/>
                <w:szCs w:val="28"/>
              </w:rPr>
            </w:rPrChange>
          </w:rPr>
          <w:delText xml:space="preserve"> </w:delText>
        </w:r>
        <w:r w:rsidRPr="006538CB" w:rsidDel="0050527F">
          <w:rPr>
            <w:sz w:val="28"/>
            <w:szCs w:val="28"/>
            <w:rPrChange w:id="261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https://figshare.com/articles/dataset/THUCNews_Chinese_News_Text_Classification_Dataset/28279964?file=51924092</w:delText>
        </w:r>
      </w:del>
    </w:p>
    <w:p w14:paraId="022721E5" w14:textId="77777777" w:rsidR="000325A7" w:rsidRPr="006538CB" w:rsidDel="0050527F" w:rsidRDefault="000325A7">
      <w:pPr>
        <w:pStyle w:val="1c"/>
        <w:rPr>
          <w:del w:id="262" w:author="xingyiren" w:date="2025-10-10T18:43:00Z"/>
          <w:sz w:val="28"/>
          <w:szCs w:val="28"/>
          <w:rPrChange w:id="263" w:author="xingyiren" w:date="2025-10-10T18:16:00Z">
            <w:rPr>
              <w:del w:id="264" w:author="xingyiren" w:date="2025-10-10T18:43:00Z"/>
              <w:rFonts w:ascii="Times New Roman" w:eastAsia="宋体" w:hAnsi="Times New Roman" w:cs="Times New Roman"/>
              <w:sz w:val="28"/>
              <w:szCs w:val="28"/>
            </w:rPr>
          </w:rPrChange>
        </w:rPr>
        <w:pPrChange w:id="265" w:author="xingyiren" w:date="2025-10-10T18:50:00Z">
          <w:pPr>
            <w:pStyle w:val="afffff5"/>
            <w:numPr>
              <w:ilvl w:val="1"/>
              <w:numId w:val="22"/>
            </w:numPr>
            <w:adjustRightInd/>
            <w:spacing w:before="120" w:after="120"/>
            <w:ind w:leftChars="0" w:firstLineChars="0" w:hanging="440"/>
          </w:pPr>
        </w:pPrChange>
      </w:pPr>
      <w:del w:id="266" w:author="xingyiren" w:date="2025-10-10T18:43:00Z">
        <w:r w:rsidRPr="006538CB" w:rsidDel="0050527F">
          <w:rPr>
            <w:rFonts w:cs="宋体" w:hint="eastAsia"/>
            <w:sz w:val="28"/>
            <w:szCs w:val="28"/>
            <w:rPrChange w:id="267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运行数据标注文件</w:delText>
        </w:r>
        <w:r w:rsidRPr="006538CB" w:rsidDel="0050527F">
          <w:rPr>
            <w:rFonts w:cs="宋体"/>
            <w:sz w:val="28"/>
            <w:szCs w:val="28"/>
            <w:rPrChange w:id="268" w:author="xingyiren" w:date="2025-10-10T18:16:00Z">
              <w:rPr>
                <w:rFonts w:ascii="宋体" w:eastAsia="宋体" w:hAnsi="宋体" w:cs="宋体"/>
                <w:sz w:val="28"/>
                <w:szCs w:val="28"/>
              </w:rPr>
            </w:rPrChange>
          </w:rPr>
          <w:delText xml:space="preserve"> </w:delText>
        </w:r>
        <w:r w:rsidRPr="006538CB" w:rsidDel="0050527F">
          <w:rPr>
            <w:sz w:val="28"/>
            <w:szCs w:val="28"/>
            <w:rPrChange w:id="269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create_label_dataset.py</w:delText>
        </w:r>
      </w:del>
    </w:p>
    <w:p w14:paraId="324C0364" w14:textId="77777777" w:rsidR="000325A7" w:rsidRPr="006538CB" w:rsidDel="0050527F" w:rsidRDefault="000325A7">
      <w:pPr>
        <w:pStyle w:val="1c"/>
        <w:rPr>
          <w:del w:id="270" w:author="xingyiren" w:date="2025-10-10T18:43:00Z"/>
          <w:sz w:val="28"/>
          <w:szCs w:val="28"/>
          <w:rPrChange w:id="271" w:author="xingyiren" w:date="2025-10-10T18:16:00Z">
            <w:rPr>
              <w:del w:id="272" w:author="xingyiren" w:date="2025-10-10T18:43:00Z"/>
              <w:rFonts w:ascii="Times New Roman" w:eastAsia="宋体" w:hAnsi="Times New Roman" w:cs="Times New Roman"/>
              <w:sz w:val="28"/>
              <w:szCs w:val="28"/>
            </w:rPr>
          </w:rPrChange>
        </w:rPr>
        <w:pPrChange w:id="273" w:author="xingyiren" w:date="2025-10-10T18:50:00Z">
          <w:pPr>
            <w:pStyle w:val="afffff5"/>
            <w:numPr>
              <w:ilvl w:val="1"/>
              <w:numId w:val="22"/>
            </w:numPr>
            <w:adjustRightInd/>
            <w:spacing w:before="120" w:after="120"/>
            <w:ind w:leftChars="0" w:firstLineChars="0" w:hanging="440"/>
          </w:pPr>
        </w:pPrChange>
      </w:pPr>
      <w:del w:id="274" w:author="xingyiren" w:date="2025-10-10T18:43:00Z">
        <w:r w:rsidRPr="006538CB" w:rsidDel="0050527F">
          <w:rPr>
            <w:rFonts w:cs="宋体" w:hint="eastAsia"/>
            <w:sz w:val="28"/>
            <w:szCs w:val="28"/>
            <w:rPrChange w:id="275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运行模型微调文件</w:delText>
        </w:r>
        <w:r w:rsidRPr="006538CB" w:rsidDel="0050527F">
          <w:rPr>
            <w:rFonts w:cs="宋体"/>
            <w:sz w:val="28"/>
            <w:szCs w:val="28"/>
            <w:rPrChange w:id="276" w:author="xingyiren" w:date="2025-10-10T18:16:00Z">
              <w:rPr>
                <w:rFonts w:ascii="宋体" w:eastAsia="宋体" w:hAnsi="宋体" w:cs="宋体"/>
                <w:sz w:val="28"/>
                <w:szCs w:val="28"/>
              </w:rPr>
            </w:rPrChange>
          </w:rPr>
          <w:delText xml:space="preserve"> </w:delText>
        </w:r>
        <w:r w:rsidRPr="006538CB" w:rsidDel="0050527F">
          <w:rPr>
            <w:rFonts w:cs="微软雅黑"/>
            <w:sz w:val="22"/>
            <w:rPrChange w:id="277" w:author="xingyiren" w:date="2025-10-10T18:16:00Z">
              <w:rPr/>
            </w:rPrChange>
          </w:rPr>
          <w:fldChar w:fldCharType="begin"/>
        </w:r>
        <w:r w:rsidRPr="006538CB" w:rsidDel="0050527F">
          <w:rPr>
            <w:rPrChange w:id="278" w:author="xingyiren" w:date="2025-10-10T18:16:00Z">
              <w:rPr/>
            </w:rPrChange>
          </w:rPr>
          <w:delInstrText xml:space="preserve"> HYPERLINK "https://xihe.mindspore.cn/training-projects/Sunny_XRXRX/Emotional-News-Anchor-new/blob/ft_deepseek_distill.ipynb" \o "ft_deepseek_distill.ipynb" </w:delInstrText>
        </w:r>
        <w:r w:rsidRPr="006538CB" w:rsidDel="0050527F">
          <w:rPr>
            <w:rFonts w:cs="微软雅黑"/>
            <w:sz w:val="22"/>
            <w:rPrChange w:id="279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fldChar w:fldCharType="separate"/>
        </w:r>
        <w:r w:rsidRPr="006538CB" w:rsidDel="0050527F">
          <w:rPr>
            <w:sz w:val="28"/>
            <w:szCs w:val="28"/>
            <w:rPrChange w:id="280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ft_deepseek_distill.ipynb</w:delText>
        </w:r>
        <w:r w:rsidRPr="006538CB" w:rsidDel="0050527F">
          <w:rPr>
            <w:sz w:val="28"/>
            <w:szCs w:val="28"/>
            <w:rPrChange w:id="281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fldChar w:fldCharType="end"/>
        </w:r>
      </w:del>
    </w:p>
    <w:p w14:paraId="292AEBD3" w14:textId="77777777" w:rsidR="000325A7" w:rsidRPr="006538CB" w:rsidDel="0050527F" w:rsidRDefault="000325A7">
      <w:pPr>
        <w:pStyle w:val="1c"/>
        <w:rPr>
          <w:del w:id="282" w:author="xingyiren" w:date="2025-10-10T18:43:00Z"/>
          <w:rFonts w:cs="宋体"/>
          <w:sz w:val="28"/>
          <w:szCs w:val="28"/>
          <w:rPrChange w:id="283" w:author="xingyiren" w:date="2025-10-10T18:16:00Z">
            <w:rPr>
              <w:del w:id="284" w:author="xingyiren" w:date="2025-10-10T18:43:00Z"/>
              <w:rFonts w:ascii="宋体" w:eastAsia="宋体" w:hAnsi="宋体" w:cs="宋体"/>
              <w:sz w:val="28"/>
              <w:szCs w:val="28"/>
            </w:rPr>
          </w:rPrChange>
        </w:rPr>
        <w:pPrChange w:id="285" w:author="xingyiren" w:date="2025-10-10T18:50:00Z">
          <w:pPr>
            <w:pStyle w:val="afffff5"/>
            <w:numPr>
              <w:ilvl w:val="1"/>
              <w:numId w:val="22"/>
            </w:numPr>
            <w:adjustRightInd/>
            <w:spacing w:before="120" w:after="120"/>
            <w:ind w:leftChars="0" w:firstLineChars="0" w:hanging="440"/>
          </w:pPr>
        </w:pPrChange>
      </w:pPr>
      <w:del w:id="286" w:author="xingyiren" w:date="2025-10-10T18:43:00Z">
        <w:r w:rsidRPr="006538CB" w:rsidDel="0050527F">
          <w:rPr>
            <w:rFonts w:cs="宋体" w:hint="eastAsia"/>
            <w:sz w:val="28"/>
            <w:szCs w:val="28"/>
            <w:rPrChange w:id="287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申请</w:delText>
        </w:r>
        <w:r w:rsidRPr="006538CB" w:rsidDel="0050527F">
          <w:rPr>
            <w:sz w:val="28"/>
            <w:szCs w:val="28"/>
            <w:rPrChange w:id="288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deepseek</w:delText>
        </w:r>
        <w:r w:rsidRPr="006538CB" w:rsidDel="0050527F">
          <w:rPr>
            <w:rFonts w:hint="eastAsia"/>
            <w:sz w:val="28"/>
            <w:szCs w:val="28"/>
            <w:rPrChange w:id="289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、</w:delText>
        </w:r>
        <w:r w:rsidRPr="006538CB" w:rsidDel="0050527F">
          <w:rPr>
            <w:rFonts w:cs="宋体" w:hint="eastAsia"/>
            <w:sz w:val="28"/>
            <w:szCs w:val="28"/>
            <w:rPrChange w:id="290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百度</w:delText>
        </w:r>
        <w:r w:rsidRPr="006538CB" w:rsidDel="0050527F">
          <w:rPr>
            <w:sz w:val="28"/>
            <w:szCs w:val="28"/>
            <w:rPrChange w:id="291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ai</w:delText>
        </w:r>
        <w:r w:rsidRPr="006538CB" w:rsidDel="0050527F">
          <w:rPr>
            <w:rFonts w:cs="宋体" w:hint="eastAsia"/>
            <w:sz w:val="28"/>
            <w:szCs w:val="28"/>
            <w:rPrChange w:id="292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、天行数据的</w:delText>
        </w:r>
        <w:r w:rsidRPr="006538CB" w:rsidDel="0050527F">
          <w:rPr>
            <w:sz w:val="28"/>
            <w:szCs w:val="28"/>
            <w:rPrChange w:id="293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api</w:delText>
        </w:r>
        <w:r w:rsidRPr="006538CB" w:rsidDel="0050527F">
          <w:rPr>
            <w:rFonts w:cs="宋体" w:hint="eastAsia"/>
            <w:sz w:val="28"/>
            <w:szCs w:val="28"/>
            <w:rPrChange w:id="294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，代码的</w:delText>
        </w:r>
        <w:r w:rsidRPr="006538CB" w:rsidDel="0050527F">
          <w:rPr>
            <w:sz w:val="28"/>
            <w:szCs w:val="28"/>
            <w:rPrChange w:id="295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api</w:delText>
        </w:r>
        <w:r w:rsidRPr="006538CB" w:rsidDel="0050527F">
          <w:rPr>
            <w:rFonts w:cs="宋体" w:hint="eastAsia"/>
            <w:sz w:val="28"/>
            <w:szCs w:val="28"/>
            <w:rPrChange w:id="296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仅为示例，已失效，</w:delText>
        </w:r>
        <w:r w:rsidRPr="006538CB" w:rsidDel="0050527F">
          <w:rPr>
            <w:rFonts w:cs="宋体" w:hint="eastAsia"/>
            <w:color w:val="0000FF"/>
            <w:sz w:val="28"/>
            <w:szCs w:val="28"/>
            <w:rPrChange w:id="297" w:author="xingyiren" w:date="2025-10-10T18:16:00Z">
              <w:rPr>
                <w:rFonts w:ascii="宋体" w:eastAsia="宋体" w:hAnsi="宋体" w:cs="宋体" w:hint="eastAsia"/>
                <w:color w:val="0000FF"/>
                <w:sz w:val="28"/>
                <w:szCs w:val="28"/>
              </w:rPr>
            </w:rPrChange>
          </w:rPr>
          <w:delText>申请</w:delText>
        </w:r>
        <w:r w:rsidRPr="006538CB" w:rsidDel="0050527F">
          <w:rPr>
            <w:rFonts w:cs="宋体"/>
            <w:color w:val="0000FF"/>
            <w:sz w:val="28"/>
            <w:szCs w:val="28"/>
            <w:rPrChange w:id="298" w:author="xingyiren" w:date="2025-10-10T18:16:00Z">
              <w:rPr>
                <w:rFonts w:ascii="宋体" w:eastAsia="宋体" w:hAnsi="宋体" w:cs="宋体"/>
                <w:color w:val="0000FF"/>
                <w:sz w:val="28"/>
                <w:szCs w:val="28"/>
              </w:rPr>
            </w:rPrChange>
          </w:rPr>
          <w:delText>api</w:delText>
        </w:r>
        <w:r w:rsidRPr="006538CB" w:rsidDel="0050527F">
          <w:rPr>
            <w:rFonts w:cs="宋体" w:hint="eastAsia"/>
            <w:color w:val="0000FF"/>
            <w:sz w:val="28"/>
            <w:szCs w:val="28"/>
            <w:rPrChange w:id="299" w:author="xingyiren" w:date="2025-10-10T18:16:00Z">
              <w:rPr>
                <w:rFonts w:ascii="宋体" w:eastAsia="宋体" w:hAnsi="宋体" w:cs="宋体" w:hint="eastAsia"/>
                <w:color w:val="0000FF"/>
                <w:sz w:val="28"/>
                <w:szCs w:val="28"/>
              </w:rPr>
            </w:rPrChange>
          </w:rPr>
          <w:delText>的教程详见附录</w:delText>
        </w:r>
      </w:del>
    </w:p>
    <w:p w14:paraId="6EA5B59F" w14:textId="77777777" w:rsidR="000325A7" w:rsidRPr="006538CB" w:rsidDel="0050527F" w:rsidRDefault="000325A7">
      <w:pPr>
        <w:pStyle w:val="1c"/>
        <w:rPr>
          <w:del w:id="300" w:author="xingyiren" w:date="2025-10-10T18:43:00Z"/>
          <w:rFonts w:cs="宋体"/>
          <w:sz w:val="28"/>
          <w:szCs w:val="28"/>
          <w:rPrChange w:id="301" w:author="xingyiren" w:date="2025-10-10T18:16:00Z">
            <w:rPr>
              <w:del w:id="302" w:author="xingyiren" w:date="2025-10-10T18:43:00Z"/>
              <w:rFonts w:ascii="宋体" w:eastAsia="宋体" w:hAnsi="宋体" w:cs="宋体"/>
              <w:sz w:val="28"/>
              <w:szCs w:val="28"/>
            </w:rPr>
          </w:rPrChange>
        </w:rPr>
        <w:pPrChange w:id="303" w:author="xingyiren" w:date="2025-10-10T18:50:00Z">
          <w:pPr>
            <w:pStyle w:val="afffff5"/>
            <w:numPr>
              <w:ilvl w:val="1"/>
              <w:numId w:val="22"/>
            </w:numPr>
            <w:adjustRightInd/>
            <w:spacing w:before="120" w:after="120"/>
            <w:ind w:leftChars="0" w:firstLineChars="0" w:hanging="440"/>
          </w:pPr>
        </w:pPrChange>
      </w:pPr>
      <w:del w:id="304" w:author="xingyiren" w:date="2025-10-10T18:43:00Z">
        <w:r w:rsidRPr="006538CB" w:rsidDel="0050527F">
          <w:rPr>
            <w:rFonts w:cs="宋体" w:hint="eastAsia"/>
            <w:sz w:val="28"/>
            <w:szCs w:val="28"/>
            <w:rPrChange w:id="305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运行</w:delText>
        </w:r>
        <w:r w:rsidRPr="006538CB" w:rsidDel="0050527F">
          <w:rPr>
            <w:sz w:val="28"/>
            <w:szCs w:val="28"/>
            <w:rPrChange w:id="306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 xml:space="preserve"> main.py</w:delText>
        </w:r>
        <w:r w:rsidRPr="006538CB" w:rsidDel="0050527F">
          <w:rPr>
            <w:rFonts w:cs="宋体" w:hint="eastAsia"/>
            <w:sz w:val="28"/>
            <w:szCs w:val="28"/>
            <w:rPrChange w:id="307" w:author="xingyiren" w:date="2025-10-10T18:16:00Z">
              <w:rPr>
                <w:rFonts w:ascii="宋体" w:eastAsia="宋体" w:hAnsi="宋体" w:cs="宋体" w:hint="eastAsia"/>
                <w:sz w:val="28"/>
                <w:szCs w:val="28"/>
              </w:rPr>
            </w:rPrChange>
          </w:rPr>
          <w:delText>，启动交互</w:delText>
        </w:r>
      </w:del>
    </w:p>
    <w:p w14:paraId="663588E6" w14:textId="77777777" w:rsidR="000325A7" w:rsidRPr="006538CB" w:rsidDel="0050527F" w:rsidRDefault="000325A7" w:rsidP="0055665E">
      <w:pPr>
        <w:pStyle w:val="1c"/>
        <w:rPr>
          <w:del w:id="308" w:author="xingyiren" w:date="2025-10-10T18:43:00Z"/>
        </w:rPr>
      </w:pPr>
      <w:del w:id="309" w:author="xingyiren" w:date="2025-10-10T18:43:00Z">
        <w:r w:rsidRPr="006538CB" w:rsidDel="0050527F">
          <w:rPr>
            <w:rFonts w:hint="eastAsia"/>
            <w:rPrChange w:id="310" w:author="xingyiren" w:date="2025-10-10T18:1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详细指南请参考代码仓</w:delText>
        </w:r>
        <w:r w:rsidRPr="006538CB" w:rsidDel="0050527F">
          <w:rPr>
            <w:rPrChange w:id="311" w:author="xingyiren" w:date="2025-10-10T18:16:00Z">
              <w:rPr>
                <w:rFonts w:ascii="宋体" w:eastAsia="宋体" w:hAnsi="宋体"/>
                <w:sz w:val="30"/>
                <w:szCs w:val="30"/>
              </w:rPr>
            </w:rPrChange>
          </w:rPr>
          <w:delText>readme</w:delText>
        </w:r>
        <w:r w:rsidRPr="006538CB" w:rsidDel="0050527F">
          <w:rPr>
            <w:rFonts w:hint="eastAsia"/>
            <w:rPrChange w:id="312" w:author="xingyiren" w:date="2025-10-10T18:1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，</w:delText>
        </w:r>
        <w:r w:rsidRPr="006538CB" w:rsidDel="0050527F">
          <w:delText>https://github.com/sunnyxrxrx/Emotional-News-Anchor</w:delText>
        </w:r>
      </w:del>
    </w:p>
    <w:p w14:paraId="7AAFACC4" w14:textId="77777777" w:rsidR="006538CB" w:rsidRPr="006538CB" w:rsidRDefault="006538CB" w:rsidP="0055665E">
      <w:pPr>
        <w:pStyle w:val="1c"/>
      </w:pPr>
    </w:p>
    <w:p w14:paraId="41E70527" w14:textId="6FF70F79" w:rsidR="000325A7" w:rsidRPr="00F23B9C" w:rsidDel="0050527F" w:rsidRDefault="000325A7">
      <w:pPr>
        <w:pStyle w:val="1c"/>
        <w:ind w:firstLineChars="200" w:firstLine="420"/>
        <w:rPr>
          <w:del w:id="313" w:author="xingyiren" w:date="2025-10-10T18:44:00Z"/>
          <w:rFonts w:eastAsia="方正兰亭黑简体"/>
          <w:color w:val="121212"/>
          <w:shd w:val="clear" w:color="auto" w:fill="FFFFFF"/>
          <w:rPrChange w:id="314" w:author="xingyiren" w:date="2025-10-10T18:55:00Z">
            <w:rPr>
              <w:del w:id="315" w:author="xingyiren" w:date="2025-10-10T18:44:00Z"/>
              <w:rFonts w:ascii="宋体" w:eastAsia="宋体" w:hAnsi="宋体"/>
              <w:sz w:val="30"/>
              <w:szCs w:val="30"/>
            </w:rPr>
          </w:rPrChange>
        </w:rPr>
        <w:pPrChange w:id="316" w:author="xingyiren" w:date="2025-10-10T18:45:00Z">
          <w:pPr>
            <w:pStyle w:val="4a"/>
            <w:numPr>
              <w:numId w:val="19"/>
            </w:numPr>
            <w:ind w:left="360" w:hanging="360"/>
          </w:pPr>
        </w:pPrChange>
      </w:pPr>
      <w:del w:id="317" w:author="xingyiren" w:date="2025-10-10T18:44:00Z">
        <w:r w:rsidRPr="00F23B9C" w:rsidDel="0050527F">
          <w:rPr>
            <w:rFonts w:eastAsia="方正兰亭黑简体" w:hint="eastAsia"/>
            <w:color w:val="121212"/>
            <w:shd w:val="clear" w:color="auto" w:fill="FFFFFF"/>
            <w:rPrChange w:id="318" w:author="xingyiren" w:date="2025-10-10T18:55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项目解决的实际问题</w:delText>
        </w:r>
      </w:del>
    </w:p>
    <w:p w14:paraId="5AF6CBFB" w14:textId="60137098" w:rsidR="006538CB" w:rsidRPr="00F23B9C" w:rsidRDefault="00671DE1">
      <w:pPr>
        <w:pStyle w:val="1c"/>
        <w:ind w:firstLineChars="200" w:firstLine="420"/>
        <w:rPr>
          <w:ins w:id="319" w:author="xingyiren" w:date="2025-10-10T18:47:00Z"/>
          <w:rFonts w:eastAsia="方正兰亭黑简体"/>
          <w:color w:val="0000FF"/>
          <w:shd w:val="clear" w:color="auto" w:fill="FFFFFF"/>
          <w:rPrChange w:id="320" w:author="xingyiren" w:date="2025-10-10T18:52:00Z">
            <w:rPr>
              <w:ins w:id="321" w:author="xingyiren" w:date="2025-10-10T18:47:00Z"/>
            </w:rPr>
          </w:rPrChange>
        </w:rPr>
        <w:pPrChange w:id="322" w:author="xingyiren" w:date="2025-10-10T18:51:00Z">
          <w:pPr>
            <w:pStyle w:val="afffff5"/>
            <w:numPr>
              <w:numId w:val="22"/>
            </w:numPr>
            <w:shd w:val="clear" w:color="auto" w:fill="FFFFFF"/>
            <w:adjustRightInd/>
            <w:spacing w:before="120" w:beforeAutospacing="1" w:after="120" w:line="300" w:lineRule="atLeast"/>
            <w:ind w:leftChars="0" w:left="360" w:firstLineChars="0" w:hanging="360"/>
          </w:pPr>
        </w:pPrChange>
      </w:pPr>
      <w:r w:rsidRPr="00671DE1">
        <w:rPr>
          <w:rFonts w:eastAsia="方正兰亭黑简体" w:hint="eastAsia"/>
          <w:color w:val="121212"/>
          <w:shd w:val="clear" w:color="auto" w:fill="FFFFFF"/>
        </w:rPr>
        <w:t>在传统课堂中，教师常通过提问评估学生对知识的掌握情况，但“如何提问”长期缺乏科学的量化评估手段。本项目基于自然语言处理技术，自动识别课堂问答对中的逻辑关系，判断提问的有效性，帮助教师优化提问策略，提升教学质量和课堂互动效果</w:t>
      </w:r>
      <w:r w:rsidR="00833195">
        <w:rPr>
          <w:rFonts w:eastAsia="方正兰亭黑简体" w:hint="eastAsia"/>
          <w:color w:val="121212"/>
          <w:shd w:val="clear" w:color="auto" w:fill="FFFFFF"/>
        </w:rPr>
        <w:t>。</w:t>
      </w:r>
      <w:r w:rsidR="00833195" w:rsidRPr="00F23B9C">
        <w:rPr>
          <w:rFonts w:eastAsia="方正兰亭黑简体"/>
          <w:color w:val="0000FF"/>
          <w:shd w:val="clear" w:color="auto" w:fill="FFFFFF"/>
          <w:rPrChange w:id="323" w:author="xingyiren" w:date="2025-10-10T18:52:00Z">
            <w:rPr>
              <w:rFonts w:eastAsia="方正兰亭黑简体"/>
              <w:color w:val="0000FF"/>
              <w:shd w:val="clear" w:color="auto" w:fill="FFFFFF"/>
            </w:rPr>
          </w:rPrChange>
        </w:rPr>
        <w:t xml:space="preserve"> </w:t>
      </w:r>
    </w:p>
    <w:p w14:paraId="132BC6DA" w14:textId="674492D9" w:rsidR="006538CB" w:rsidRPr="006538CB" w:rsidRDefault="006538CB" w:rsidP="007D60CE">
      <w:pPr>
        <w:pStyle w:val="1c"/>
        <w:rPr>
          <w:rFonts w:ascii="微软雅黑" w:hAnsi="微软雅黑"/>
          <w:color w:val="0000FF"/>
        </w:rPr>
      </w:pPr>
    </w:p>
    <w:p w14:paraId="38334330" w14:textId="75BA80C7" w:rsidR="006538CB" w:rsidRPr="006538CB" w:rsidRDefault="006538CB" w:rsidP="006538CB">
      <w:pPr>
        <w:pStyle w:val="1c"/>
        <w:numPr>
          <w:ilvl w:val="0"/>
          <w:numId w:val="85"/>
        </w:numPr>
        <w:rPr>
          <w:rFonts w:ascii="微软雅黑" w:hAnsi="微软雅黑"/>
          <w:color w:val="auto"/>
        </w:rPr>
      </w:pPr>
      <w:r w:rsidRPr="006538CB">
        <w:rPr>
          <w:rFonts w:ascii="微软雅黑" w:hAnsi="微软雅黑" w:hint="eastAsia"/>
          <w:color w:val="auto"/>
        </w:rPr>
        <w:t>项目名称：</w:t>
      </w:r>
      <w:commentRangeStart w:id="324"/>
      <w:r w:rsidR="00671DE1" w:rsidRPr="00671DE1">
        <w:rPr>
          <w:rFonts w:ascii="微软雅黑" w:hAnsi="微软雅黑" w:hint="eastAsia"/>
          <w:color w:val="auto"/>
        </w:rPr>
        <w:t>基于微调大模型分析课堂逻辑问答对授课效果影响</w:t>
      </w:r>
      <w:commentRangeEnd w:id="324"/>
      <w:r w:rsidR="00833195">
        <w:rPr>
          <w:rStyle w:val="affffa"/>
          <w:rFonts w:ascii="微软雅黑" w:hAnsi="微软雅黑" w:cs="微软雅黑"/>
          <w:color w:val="auto"/>
        </w:rPr>
        <w:commentReference w:id="324"/>
      </w:r>
    </w:p>
    <w:p w14:paraId="62894E98" w14:textId="2DA35F5B" w:rsidR="006538CB" w:rsidRPr="006538CB" w:rsidRDefault="006538CB" w:rsidP="006538CB">
      <w:pPr>
        <w:pStyle w:val="1c"/>
        <w:numPr>
          <w:ilvl w:val="0"/>
          <w:numId w:val="85"/>
        </w:numPr>
        <w:rPr>
          <w:rFonts w:ascii="微软雅黑" w:hAnsi="微软雅黑"/>
          <w:color w:val="auto"/>
        </w:rPr>
      </w:pPr>
      <w:r w:rsidRPr="006538CB">
        <w:rPr>
          <w:rFonts w:ascii="微软雅黑" w:hAnsi="微软雅黑" w:hint="eastAsia"/>
          <w:color w:val="auto"/>
        </w:rPr>
        <w:t>团队成员：</w:t>
      </w:r>
      <w:r w:rsidR="00671DE1" w:rsidRPr="00671DE1">
        <w:rPr>
          <w:rFonts w:hint="eastAsia"/>
          <w:color w:val="auto"/>
          <w:shd w:val="clear" w:color="auto" w:fill="FFFFFF"/>
        </w:rPr>
        <w:t>刘承龙、陈强、张</w:t>
      </w:r>
      <w:proofErr w:type="gramStart"/>
      <w:r w:rsidR="00671DE1" w:rsidRPr="00671DE1">
        <w:rPr>
          <w:rFonts w:hint="eastAsia"/>
          <w:color w:val="auto"/>
          <w:shd w:val="clear" w:color="auto" w:fill="FFFFFF"/>
        </w:rPr>
        <w:t>浩</w:t>
      </w:r>
      <w:proofErr w:type="gramEnd"/>
      <w:r w:rsidR="00671DE1" w:rsidRPr="00671DE1">
        <w:rPr>
          <w:rFonts w:hint="eastAsia"/>
          <w:color w:val="auto"/>
          <w:shd w:val="clear" w:color="auto" w:fill="FFFFFF"/>
        </w:rPr>
        <w:t>宇</w:t>
      </w:r>
    </w:p>
    <w:p w14:paraId="38BDCC05" w14:textId="3650D393" w:rsidR="007D60CE" w:rsidRPr="006538CB" w:rsidRDefault="006538CB" w:rsidP="006538CB">
      <w:pPr>
        <w:pStyle w:val="1c"/>
        <w:numPr>
          <w:ilvl w:val="0"/>
          <w:numId w:val="85"/>
        </w:numPr>
        <w:rPr>
          <w:ins w:id="325" w:author="xingyiren" w:date="2025-10-10T18:16:00Z"/>
          <w:rFonts w:ascii="微软雅黑" w:hAnsi="微软雅黑"/>
          <w:color w:val="auto"/>
          <w:rPrChange w:id="326" w:author="xingyiren" w:date="2025-10-10T18:16:00Z">
            <w:rPr>
              <w:ins w:id="327" w:author="xingyiren" w:date="2025-10-10T18:16:00Z"/>
              <w:rFonts w:ascii="Times New Roman" w:hAnsi="Times New Roman" w:cs="Times New Roman"/>
              <w:sz w:val="30"/>
              <w:szCs w:val="30"/>
            </w:rPr>
          </w:rPrChange>
        </w:rPr>
      </w:pPr>
      <w:r w:rsidRPr="006538CB">
        <w:rPr>
          <w:rFonts w:hint="eastAsia"/>
          <w:color w:val="auto"/>
          <w:shd w:val="clear" w:color="auto" w:fill="FFFFFF"/>
          <w:rPrChange w:id="328" w:author="xingyiren" w:date="2025-10-10T18:21:00Z">
            <w:rPr>
              <w:rFonts w:ascii="宋体" w:eastAsia="宋体" w:hAnsi="宋体" w:hint="eastAsia"/>
              <w:sz w:val="30"/>
              <w:szCs w:val="30"/>
            </w:rPr>
          </w:rPrChange>
        </w:rPr>
        <w:t>项目代码链接</w:t>
      </w:r>
      <w:r w:rsidRPr="006538CB">
        <w:rPr>
          <w:color w:val="auto"/>
          <w:shd w:val="clear" w:color="auto" w:fill="FFFFFF"/>
          <w:rPrChange w:id="329" w:author="xingyiren" w:date="2025-10-10T18:21:00Z">
            <w:rPr>
              <w:rFonts w:ascii="宋体" w:eastAsia="宋体" w:hAnsi="宋体"/>
              <w:sz w:val="30"/>
              <w:szCs w:val="30"/>
            </w:rPr>
          </w:rPrChange>
        </w:rPr>
        <w:t>:</w:t>
      </w:r>
      <w:r w:rsidRPr="006538CB">
        <w:rPr>
          <w:color w:val="auto"/>
          <w:shd w:val="clear" w:color="auto" w:fill="FFFFFF"/>
          <w:rPrChange w:id="330" w:author="xingyiren" w:date="2025-10-10T18:21:00Z">
            <w:rPr/>
          </w:rPrChange>
        </w:rPr>
        <w:t xml:space="preserve"> </w:t>
      </w:r>
      <w:r w:rsidR="000A3B86" w:rsidRPr="000A3B86">
        <w:rPr>
          <w:color w:val="auto"/>
          <w:shd w:val="clear" w:color="auto" w:fill="FFFFFF"/>
        </w:rPr>
        <w:t>https://github.com/GuoDragon/MindSpore_CCNU_MindTrio</w:t>
      </w:r>
    </w:p>
    <w:p w14:paraId="72FCD9A3" w14:textId="1B29359C" w:rsidR="00C201FA" w:rsidRPr="006538CB" w:rsidDel="00C201FA" w:rsidRDefault="00C201FA">
      <w:pPr>
        <w:pStyle w:val="2"/>
        <w:rPr>
          <w:del w:id="331" w:author="xingyiren" w:date="2025-10-10T18:20:00Z"/>
          <w:lang w:eastAsia="zh-CN"/>
          <w:rPrChange w:id="332" w:author="xingyiren" w:date="2025-10-10T18:16:00Z">
            <w:rPr>
              <w:del w:id="333" w:author="xingyiren" w:date="2025-10-10T18:20:00Z"/>
              <w:rFonts w:ascii="Times New Roman" w:hAnsi="Times New Roman" w:cs="Times New Roman"/>
              <w:sz w:val="30"/>
              <w:szCs w:val="30"/>
            </w:rPr>
          </w:rPrChange>
        </w:rPr>
        <w:pPrChange w:id="334" w:author="xingyiren" w:date="2025-10-10T18:16:00Z">
          <w:pPr>
            <w:pStyle w:val="4a"/>
            <w:numPr>
              <w:numId w:val="19"/>
            </w:numPr>
            <w:ind w:left="360" w:hanging="360"/>
          </w:pPr>
        </w:pPrChange>
      </w:pPr>
    </w:p>
    <w:p w14:paraId="58EE644F" w14:textId="5E921190" w:rsidR="00E60319" w:rsidRPr="006538CB" w:rsidRDefault="00773826" w:rsidP="000C1B41">
      <w:pPr>
        <w:pStyle w:val="2"/>
        <w:rPr>
          <w:ins w:id="335" w:author="xingyiren" w:date="2025-10-10T18:22:00Z"/>
        </w:rPr>
      </w:pPr>
      <w:ins w:id="336" w:author="xingyiren" w:date="2025-10-10T18:47:00Z">
        <w:r w:rsidRPr="006538CB">
          <w:rPr>
            <w:rFonts w:hint="eastAsia"/>
            <w:lang w:eastAsia="zh-CN"/>
          </w:rPr>
          <w:t xml:space="preserve"> </w:t>
        </w:r>
      </w:ins>
      <w:ins w:id="337" w:author="xingyiren" w:date="2025-10-10T18:22:00Z">
        <w:r w:rsidR="00C201FA" w:rsidRPr="006538CB">
          <w:rPr>
            <w:rFonts w:hint="eastAsia"/>
          </w:rPr>
          <w:t>效果</w:t>
        </w:r>
      </w:ins>
      <w:del w:id="338" w:author="xingyiren" w:date="2025-10-10T18:22:00Z">
        <w:r w:rsidR="00E60319" w:rsidRPr="006538CB" w:rsidDel="00C201FA">
          <w:rPr>
            <w:rPrChange w:id="339" w:author="xingyiren" w:date="2025-10-10T18:16:00Z">
              <w:rPr>
                <w:lang w:eastAsia="zh-CN"/>
              </w:rPr>
            </w:rPrChange>
          </w:rPr>
          <w:delText>成果</w:delText>
        </w:r>
      </w:del>
      <w:r w:rsidR="00E60319" w:rsidRPr="006538CB">
        <w:rPr>
          <w:rPrChange w:id="340" w:author="xingyiren" w:date="2025-10-10T18:16:00Z">
            <w:rPr>
              <w:lang w:eastAsia="zh-CN"/>
            </w:rPr>
          </w:rPrChange>
        </w:rPr>
        <w:t>展示</w:t>
      </w:r>
    </w:p>
    <w:p w14:paraId="086A0065" w14:textId="77777777" w:rsidR="00C201FA" w:rsidRPr="006538CB" w:rsidRDefault="00C201FA">
      <w:pPr>
        <w:pStyle w:val="1c"/>
        <w:rPr>
          <w:rFonts w:ascii="微软雅黑" w:hAnsi="微软雅黑"/>
        </w:rPr>
        <w:pPrChange w:id="341" w:author="xingyiren" w:date="2025-10-10T18:22:00Z">
          <w:pPr>
            <w:pStyle w:val="2"/>
          </w:pPr>
        </w:pPrChange>
      </w:pPr>
    </w:p>
    <w:p w14:paraId="10290059" w14:textId="473A246A" w:rsidR="00E60319" w:rsidRPr="0055665E" w:rsidDel="00C201FA" w:rsidRDefault="00E60319">
      <w:pPr>
        <w:pStyle w:val="1c"/>
        <w:ind w:firstLineChars="200" w:firstLine="420"/>
        <w:rPr>
          <w:del w:id="342" w:author="xingyiren" w:date="2025-10-10T18:22:00Z"/>
          <w:rFonts w:eastAsia="方正兰亭黑简体"/>
          <w:color w:val="121212"/>
          <w:shd w:val="clear" w:color="auto" w:fill="FFFFFF"/>
          <w:rPrChange w:id="343" w:author="xingyiren" w:date="2025-10-10T18:23:00Z">
            <w:rPr>
              <w:del w:id="344" w:author="xingyiren" w:date="2025-10-10T18:22:00Z"/>
              <w:rFonts w:ascii="宋体" w:eastAsia="宋体" w:hAnsi="宋体"/>
              <w:sz w:val="30"/>
              <w:szCs w:val="30"/>
            </w:rPr>
          </w:rPrChange>
        </w:rPr>
        <w:pPrChange w:id="345" w:author="xingyiren" w:date="2025-10-10T18:23:00Z">
          <w:pPr>
            <w:pStyle w:val="30"/>
            <w:numPr>
              <w:numId w:val="22"/>
            </w:numPr>
            <w:ind w:left="360" w:hanging="360"/>
          </w:pPr>
        </w:pPrChange>
      </w:pPr>
      <w:del w:id="346" w:author="xingyiren" w:date="2025-10-10T18:22:00Z">
        <w:r w:rsidRPr="0055665E" w:rsidDel="00C201FA">
          <w:rPr>
            <w:rFonts w:eastAsia="方正兰亭黑简体" w:hint="eastAsia"/>
            <w:color w:val="121212"/>
            <w:shd w:val="clear" w:color="auto" w:fill="FFFFFF"/>
            <w:rPrChange w:id="347" w:author="xingyiren" w:date="2025-10-10T18:2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运行效果</w:delText>
        </w:r>
      </w:del>
    </w:p>
    <w:p w14:paraId="0FFF1CB1" w14:textId="747C0EBF" w:rsidR="00E60319" w:rsidRPr="0055665E" w:rsidRDefault="00E60319" w:rsidP="0055665E">
      <w:pPr>
        <w:pStyle w:val="1c"/>
        <w:ind w:firstLineChars="200" w:firstLine="420"/>
        <w:rPr>
          <w:ins w:id="348" w:author="xingyiren" w:date="2025-10-10T18:23:00Z"/>
          <w:rFonts w:eastAsia="方正兰亭黑简体"/>
          <w:color w:val="121212"/>
          <w:shd w:val="clear" w:color="auto" w:fill="FFFFFF"/>
        </w:rPr>
      </w:pPr>
      <w:r w:rsidRPr="0055665E">
        <w:rPr>
          <w:rFonts w:eastAsia="方正兰亭黑简体" w:hint="eastAsia"/>
          <w:color w:val="121212"/>
          <w:shd w:val="clear" w:color="auto" w:fill="FFFFFF"/>
          <w:rPrChange w:id="349" w:author="xingyiren" w:date="2025-10-10T18:23:00Z">
            <w:rPr>
              <w:rFonts w:ascii="宋体" w:eastAsia="宋体" w:hAnsi="宋体" w:hint="eastAsia"/>
              <w:sz w:val="28"/>
              <w:szCs w:val="28"/>
            </w:rPr>
          </w:rPrChange>
        </w:rPr>
        <w:t>参见</w:t>
      </w:r>
      <w:r w:rsidR="00BE58FB" w:rsidRPr="0055665E">
        <w:rPr>
          <w:rFonts w:eastAsia="方正兰亭黑简体" w:hint="eastAsia"/>
          <w:color w:val="121212"/>
          <w:shd w:val="clear" w:color="auto" w:fill="FFFFFF"/>
          <w:rPrChange w:id="350" w:author="xingyiren" w:date="2025-10-10T18:23:00Z">
            <w:rPr>
              <w:rFonts w:ascii="宋体" w:eastAsia="宋体" w:hAnsi="宋体" w:hint="eastAsia"/>
              <w:sz w:val="28"/>
              <w:szCs w:val="28"/>
            </w:rPr>
          </w:rPrChange>
        </w:rPr>
        <w:t>如下视频</w:t>
      </w:r>
      <w:r w:rsidRPr="0055665E">
        <w:rPr>
          <w:rFonts w:eastAsia="方正兰亭黑简体" w:hint="eastAsia"/>
          <w:color w:val="121212"/>
          <w:shd w:val="clear" w:color="auto" w:fill="FFFFFF"/>
          <w:rPrChange w:id="351" w:author="xingyiren" w:date="2025-10-10T18:23:00Z">
            <w:rPr>
              <w:rFonts w:ascii="Times New Roman" w:eastAsia="宋体" w:hAnsi="Times New Roman" w:cs="Times New Roman" w:hint="eastAsia"/>
              <w:sz w:val="28"/>
              <w:szCs w:val="28"/>
            </w:rPr>
          </w:rPrChange>
        </w:rPr>
        <w:t>，</w:t>
      </w:r>
      <w:r w:rsidR="00683298" w:rsidRPr="0055665E">
        <w:rPr>
          <w:rFonts w:eastAsia="方正兰亭黑简体"/>
          <w:color w:val="121212"/>
          <w:shd w:val="clear" w:color="auto" w:fill="FFFFFF"/>
        </w:rPr>
        <w:t xml:space="preserve"> </w:t>
      </w:r>
    </w:p>
    <w:p w14:paraId="65AAE8B6" w14:textId="7685A21E" w:rsidR="00C201FA" w:rsidRPr="006538CB" w:rsidRDefault="00C201FA" w:rsidP="00C201FA">
      <w:pPr>
        <w:pStyle w:val="1c"/>
        <w:rPr>
          <w:ins w:id="352" w:author="xingyiren" w:date="2025-10-10T18:23:00Z"/>
          <w:rFonts w:ascii="微软雅黑" w:hAnsi="微软雅黑"/>
          <w:shd w:val="clear" w:color="auto" w:fill="FFFFFF"/>
        </w:rPr>
      </w:pPr>
    </w:p>
    <w:p w14:paraId="1F7B643B" w14:textId="5215323C" w:rsidR="00C201FA" w:rsidRPr="006538CB" w:rsidRDefault="000C1B41" w:rsidP="000C1B41">
      <w:pPr>
        <w:pStyle w:val="2"/>
        <w:rPr>
          <w:ins w:id="353" w:author="xingyiren" w:date="2025-10-10T18:23:00Z"/>
          <w:rPrChange w:id="354" w:author="xingyiren" w:date="2025-10-10T18:47:00Z">
            <w:rPr>
              <w:ins w:id="355" w:author="xingyiren" w:date="2025-10-10T18:23:00Z"/>
              <w:rFonts w:ascii="微软雅黑" w:eastAsia="微软雅黑" w:hAnsi="微软雅黑"/>
              <w:lang w:eastAsia="zh-CN"/>
            </w:rPr>
          </w:rPrChange>
        </w:rPr>
      </w:pPr>
      <w:r>
        <w:rPr>
          <w:rFonts w:hint="eastAsia"/>
          <w:lang w:eastAsia="zh-CN"/>
        </w:rPr>
        <w:lastRenderedPageBreak/>
        <w:t xml:space="preserve"> </w:t>
      </w:r>
      <w:commentRangeStart w:id="356"/>
      <w:ins w:id="357" w:author="xingyiren" w:date="2025-10-10T18:23:00Z">
        <w:r w:rsidR="00C201FA" w:rsidRPr="006538CB">
          <w:rPr>
            <w:rFonts w:hint="eastAsia"/>
            <w:rPrChange w:id="358" w:author="xingyiren" w:date="2025-10-10T18:47:00Z">
              <w:rPr>
                <w:rFonts w:ascii="微软雅黑" w:eastAsia="微软雅黑" w:hAnsi="微软雅黑" w:hint="eastAsia"/>
                <w:lang w:eastAsia="zh-CN"/>
              </w:rPr>
            </w:rPrChange>
          </w:rPr>
          <w:t>运行指南</w:t>
        </w:r>
      </w:ins>
      <w:commentRangeEnd w:id="356"/>
      <w:r w:rsidR="006046D5">
        <w:rPr>
          <w:rStyle w:val="affffa"/>
          <w:rFonts w:ascii="微软雅黑" w:eastAsia="微软雅黑" w:hAnsi="微软雅黑" w:cs="微软雅黑"/>
          <w:bCs w:val="0"/>
          <w:lang w:eastAsia="zh-CN"/>
        </w:rPr>
        <w:commentReference w:id="356"/>
      </w:r>
    </w:p>
    <w:p w14:paraId="7E1708BB" w14:textId="006C1699" w:rsidR="00C201FA" w:rsidRPr="006538CB" w:rsidRDefault="00C201FA">
      <w:pPr>
        <w:pStyle w:val="30"/>
        <w:numPr>
          <w:ilvl w:val="1"/>
          <w:numId w:val="63"/>
        </w:numPr>
        <w:rPr>
          <w:ins w:id="359" w:author="xingyiren" w:date="2025-10-10T18:23:00Z"/>
        </w:rPr>
        <w:pPrChange w:id="360" w:author="xingyiren" w:date="2025-10-10T18:50:00Z">
          <w:pPr>
            <w:pStyle w:val="30"/>
          </w:pPr>
        </w:pPrChange>
      </w:pPr>
      <w:ins w:id="361" w:author="xingyiren" w:date="2025-10-10T18:23:00Z">
        <w:r w:rsidRPr="006538CB">
          <w:rPr>
            <w:rFonts w:hint="eastAsia"/>
          </w:rPr>
          <w:t>环境准备</w:t>
        </w:r>
      </w:ins>
    </w:p>
    <w:tbl>
      <w:tblPr>
        <w:tblStyle w:val="afffe"/>
        <w:tblW w:w="0" w:type="auto"/>
        <w:tblLook w:val="04A0" w:firstRow="1" w:lastRow="0" w:firstColumn="1" w:lastColumn="0" w:noHBand="0" w:noVBand="1"/>
      </w:tblPr>
      <w:tblGrid>
        <w:gridCol w:w="1838"/>
        <w:gridCol w:w="992"/>
        <w:gridCol w:w="6798"/>
      </w:tblGrid>
      <w:tr w:rsidR="00371812" w:rsidRPr="006538CB" w14:paraId="52EDE827" w14:textId="7586205C" w:rsidTr="00187016">
        <w:trPr>
          <w:ins w:id="362" w:author="Wanghua (Parallel Distributed Computing Laboratory)" w:date="2025-10-11T14:58:00Z"/>
        </w:trPr>
        <w:tc>
          <w:tcPr>
            <w:tcW w:w="1838" w:type="dxa"/>
          </w:tcPr>
          <w:p w14:paraId="11BA6669" w14:textId="2F9A7825" w:rsidR="00371812" w:rsidRPr="006538CB" w:rsidRDefault="00371812" w:rsidP="00F66F30">
            <w:pPr>
              <w:pStyle w:val="1c"/>
              <w:rPr>
                <w:ins w:id="363" w:author="Wanghua (Parallel Distributed Computing Laboratory)" w:date="2025-10-11T14:58:00Z"/>
                <w:rFonts w:ascii="微软雅黑" w:hAnsi="微软雅黑"/>
                <w:color w:val="0000FF"/>
              </w:rPr>
            </w:pPr>
            <w:ins w:id="364" w:author="Wanghua (Parallel Distributed Computing Laboratory)" w:date="2025-10-11T14:58:00Z">
              <w:r w:rsidRPr="006538CB">
                <w:rPr>
                  <w:rFonts w:ascii="微软雅黑" w:hAnsi="微软雅黑"/>
                  <w:color w:val="0000FF"/>
                </w:rPr>
                <w:t>软件包</w:t>
              </w:r>
            </w:ins>
          </w:p>
        </w:tc>
        <w:tc>
          <w:tcPr>
            <w:tcW w:w="992" w:type="dxa"/>
          </w:tcPr>
          <w:p w14:paraId="36F793CD" w14:textId="7F9B6E78" w:rsidR="00371812" w:rsidRPr="006538CB" w:rsidRDefault="00371812" w:rsidP="00371812">
            <w:pPr>
              <w:pStyle w:val="1c"/>
              <w:rPr>
                <w:ins w:id="365" w:author="Wanghua (Parallel Distributed Computing Laboratory)" w:date="2025-10-11T14:58:00Z"/>
                <w:rFonts w:ascii="微软雅黑" w:hAnsi="微软雅黑"/>
                <w:color w:val="0000FF"/>
              </w:rPr>
            </w:pPr>
            <w:ins w:id="366" w:author="Wanghua (Parallel Distributed Computing Laboratory)" w:date="2025-10-11T14:58:00Z">
              <w:r w:rsidRPr="006538CB">
                <w:rPr>
                  <w:rFonts w:ascii="微软雅黑" w:hAnsi="微软雅黑"/>
                  <w:color w:val="0000FF"/>
                </w:rPr>
                <w:t>版本</w:t>
              </w:r>
            </w:ins>
          </w:p>
        </w:tc>
        <w:tc>
          <w:tcPr>
            <w:tcW w:w="6798" w:type="dxa"/>
          </w:tcPr>
          <w:p w14:paraId="3594523F" w14:textId="6F1145C0" w:rsidR="00371812" w:rsidRPr="006538CB" w:rsidRDefault="00371812" w:rsidP="00F66F30">
            <w:pPr>
              <w:pStyle w:val="1c"/>
              <w:rPr>
                <w:rFonts w:ascii="微软雅黑" w:hAnsi="微软雅黑"/>
                <w:color w:val="0000FF"/>
              </w:rPr>
            </w:pPr>
            <w:r w:rsidRPr="006538CB">
              <w:rPr>
                <w:rFonts w:ascii="微软雅黑" w:hAnsi="微软雅黑" w:hint="eastAsia"/>
                <w:color w:val="0000FF"/>
              </w:rPr>
              <w:t>备注</w:t>
            </w:r>
          </w:p>
        </w:tc>
      </w:tr>
      <w:tr w:rsidR="00371812" w:rsidRPr="006538CB" w14:paraId="4CA17DC3" w14:textId="4CBCF65A" w:rsidTr="00187016">
        <w:trPr>
          <w:ins w:id="367" w:author="Wanghua (Parallel Distributed Computing Laboratory)" w:date="2025-10-11T14:58:00Z"/>
        </w:trPr>
        <w:tc>
          <w:tcPr>
            <w:tcW w:w="1838" w:type="dxa"/>
          </w:tcPr>
          <w:p w14:paraId="780B6182" w14:textId="60E2F90E" w:rsidR="00371812" w:rsidRPr="00F23B9C" w:rsidRDefault="00371812" w:rsidP="00F66F30">
            <w:pPr>
              <w:pStyle w:val="1c"/>
              <w:rPr>
                <w:ins w:id="368" w:author="Wanghua (Parallel Distributed Computing Laboratory)" w:date="2025-10-11T14:58:00Z"/>
                <w:rFonts w:ascii="微软雅黑" w:hAnsi="微软雅黑"/>
                <w:color w:val="0000FF"/>
                <w:szCs w:val="21"/>
              </w:rPr>
            </w:pPr>
            <w:ins w:id="369" w:author="Wanghua (Parallel Distributed Computing Laboratory)" w:date="2025-10-11T14:58:00Z">
              <w:r w:rsidRPr="00F23B9C">
                <w:rPr>
                  <w:rFonts w:ascii="微软雅黑" w:hAnsi="微软雅黑" w:hint="eastAsia"/>
                  <w:color w:val="0000FF"/>
                  <w:szCs w:val="21"/>
                </w:rPr>
                <w:t>M</w:t>
              </w:r>
              <w:r w:rsidRPr="00F23B9C">
                <w:rPr>
                  <w:rFonts w:ascii="微软雅黑" w:hAnsi="微软雅黑"/>
                  <w:color w:val="0000FF"/>
                  <w:szCs w:val="21"/>
                </w:rPr>
                <w:t>indSpore</w:t>
              </w:r>
            </w:ins>
          </w:p>
        </w:tc>
        <w:tc>
          <w:tcPr>
            <w:tcW w:w="992" w:type="dxa"/>
          </w:tcPr>
          <w:p w14:paraId="67A8AA7D" w14:textId="444F04E6" w:rsidR="00371812" w:rsidRPr="00F23B9C" w:rsidRDefault="00371812" w:rsidP="00F66F30">
            <w:pPr>
              <w:pStyle w:val="1c"/>
              <w:rPr>
                <w:ins w:id="370" w:author="Wanghua (Parallel Distributed Computing Laboratory)" w:date="2025-10-11T14:58:00Z"/>
                <w:rFonts w:ascii="微软雅黑" w:hAnsi="微软雅黑"/>
                <w:color w:val="0000FF"/>
                <w:szCs w:val="21"/>
              </w:rPr>
            </w:pPr>
            <w:ins w:id="371" w:author="Wanghua (Parallel Distributed Computing Laboratory)" w:date="2025-10-11T14:58:00Z">
              <w:r w:rsidRPr="00F23B9C">
                <w:rPr>
                  <w:rFonts w:ascii="微软雅黑" w:hAnsi="微软雅黑" w:hint="eastAsia"/>
                  <w:color w:val="0000FF"/>
                  <w:szCs w:val="21"/>
                </w:rPr>
                <w:t>2</w:t>
              </w:r>
              <w:r w:rsidRPr="00F23B9C">
                <w:rPr>
                  <w:rFonts w:ascii="微软雅黑" w:hAnsi="微软雅黑"/>
                  <w:color w:val="0000FF"/>
                  <w:szCs w:val="21"/>
                </w:rPr>
                <w:t>.7.0</w:t>
              </w:r>
            </w:ins>
          </w:p>
        </w:tc>
        <w:tc>
          <w:tcPr>
            <w:tcW w:w="6798" w:type="dxa"/>
          </w:tcPr>
          <w:p w14:paraId="4C2C54F3" w14:textId="1FB88445" w:rsidR="00371812" w:rsidRPr="00F23B9C" w:rsidRDefault="00371812">
            <w:pPr>
              <w:pStyle w:val="1c"/>
              <w:rPr>
                <w:ins w:id="372" w:author="xingyiren" w:date="2025-10-10T18:24:00Z"/>
                <w:rFonts w:ascii="微软雅黑" w:hAnsi="微软雅黑"/>
                <w:color w:val="0000FF"/>
                <w:szCs w:val="21"/>
                <w:rPrChange w:id="373" w:author="xingyiren" w:date="2025-10-10T18:47:00Z">
                  <w:rPr>
                    <w:ins w:id="374" w:author="xingyiren" w:date="2025-10-10T18:24:00Z"/>
                  </w:rPr>
                </w:rPrChange>
              </w:rPr>
              <w:pPrChange w:id="375" w:author="xingyiren" w:date="2025-10-10T18:30:00Z">
                <w:pPr>
                  <w:pStyle w:val="1c"/>
                  <w:numPr>
                    <w:numId w:val="57"/>
                  </w:numPr>
                  <w:ind w:left="420" w:hanging="420"/>
                </w:pPr>
              </w:pPrChange>
            </w:pPr>
            <w:ins w:id="376" w:author="xingyiren" w:date="2025-10-10T18:31:00Z">
              <w:r w:rsidRPr="00F23B9C">
                <w:rPr>
                  <w:rFonts w:ascii="微软雅黑" w:hAnsi="微软雅黑" w:hint="eastAsia"/>
                  <w:color w:val="0000FF"/>
                  <w:szCs w:val="21"/>
                  <w:rPrChange w:id="377" w:author="xingyiren" w:date="2025-10-10T18:47:00Z">
                    <w:rPr>
                      <w:rFonts w:hint="eastAsia"/>
                    </w:rPr>
                  </w:rPrChange>
                </w:rPr>
                <w:t>安装指南：</w:t>
              </w:r>
              <w:r w:rsidRPr="00F23B9C">
                <w:rPr>
                  <w:rFonts w:ascii="微软雅黑" w:hAnsi="微软雅黑"/>
                  <w:color w:val="0000FF"/>
                  <w:szCs w:val="21"/>
                  <w:rPrChange w:id="378" w:author="xingyiren" w:date="2025-10-10T18:47:00Z">
                    <w:rPr/>
                  </w:rPrChange>
                </w:rPr>
                <w:t>https://www.mindspore.cn/install</w:t>
              </w:r>
            </w:ins>
          </w:p>
          <w:p w14:paraId="0843BF68" w14:textId="77777777" w:rsidR="00371812" w:rsidRPr="00F23B9C" w:rsidRDefault="00371812" w:rsidP="00F66F30">
            <w:pPr>
              <w:pStyle w:val="1c"/>
              <w:rPr>
                <w:rFonts w:ascii="微软雅黑" w:hAnsi="微软雅黑"/>
                <w:color w:val="0000FF"/>
                <w:szCs w:val="21"/>
              </w:rPr>
            </w:pPr>
          </w:p>
        </w:tc>
      </w:tr>
      <w:tr w:rsidR="00371812" w:rsidRPr="006538CB" w14:paraId="6A76F812" w14:textId="2A12A1B2" w:rsidTr="00187016">
        <w:trPr>
          <w:ins w:id="379" w:author="Wanghua (Parallel Distributed Computing Laboratory)" w:date="2025-10-11T14:58:00Z"/>
        </w:trPr>
        <w:tc>
          <w:tcPr>
            <w:tcW w:w="1838" w:type="dxa"/>
          </w:tcPr>
          <w:p w14:paraId="6A628172" w14:textId="6E5FDFD1" w:rsidR="00371812" w:rsidRPr="00F23B9C" w:rsidRDefault="00371812" w:rsidP="00F66F30">
            <w:pPr>
              <w:pStyle w:val="1c"/>
              <w:rPr>
                <w:ins w:id="380" w:author="Wanghua (Parallel Distributed Computing Laboratory)" w:date="2025-10-11T14:58:00Z"/>
                <w:rFonts w:ascii="微软雅黑" w:hAnsi="微软雅黑"/>
                <w:color w:val="0000FF"/>
                <w:szCs w:val="21"/>
              </w:rPr>
            </w:pPr>
            <w:ins w:id="381" w:author="Wanghua (Parallel Distributed Computing Laboratory)" w:date="2025-10-11T14:59:00Z">
              <w:r w:rsidRPr="00F23B9C">
                <w:rPr>
                  <w:rFonts w:ascii="微软雅黑" w:hAnsi="微软雅黑" w:hint="eastAsia"/>
                  <w:color w:val="0000FF"/>
                  <w:szCs w:val="21"/>
                </w:rPr>
                <w:t>M</w:t>
              </w:r>
              <w:r w:rsidRPr="00F23B9C">
                <w:rPr>
                  <w:rFonts w:ascii="微软雅黑" w:hAnsi="微软雅黑"/>
                  <w:color w:val="0000FF"/>
                  <w:szCs w:val="21"/>
                </w:rPr>
                <w:t>indSpore NLP</w:t>
              </w:r>
            </w:ins>
          </w:p>
        </w:tc>
        <w:tc>
          <w:tcPr>
            <w:tcW w:w="992" w:type="dxa"/>
          </w:tcPr>
          <w:p w14:paraId="600CE9EC" w14:textId="487DFBBF" w:rsidR="00371812" w:rsidRPr="00F23B9C" w:rsidRDefault="00371812" w:rsidP="00F66F30">
            <w:pPr>
              <w:pStyle w:val="1c"/>
              <w:rPr>
                <w:ins w:id="382" w:author="Wanghua (Parallel Distributed Computing Laboratory)" w:date="2025-10-11T14:58:00Z"/>
                <w:rFonts w:ascii="微软雅黑" w:hAnsi="微软雅黑"/>
                <w:color w:val="0000FF"/>
                <w:szCs w:val="21"/>
              </w:rPr>
            </w:pPr>
            <w:ins w:id="383" w:author="Wanghua (Parallel Distributed Computing Laboratory)" w:date="2025-10-11T14:59:00Z">
              <w:r w:rsidRPr="00F23B9C">
                <w:rPr>
                  <w:rFonts w:ascii="微软雅黑" w:hAnsi="微软雅黑" w:hint="eastAsia"/>
                  <w:color w:val="0000FF"/>
                  <w:szCs w:val="21"/>
                </w:rPr>
                <w:t>0</w:t>
              </w:r>
              <w:r w:rsidRPr="00F23B9C">
                <w:rPr>
                  <w:rFonts w:ascii="微软雅黑" w:hAnsi="微软雅黑"/>
                  <w:color w:val="0000FF"/>
                  <w:szCs w:val="21"/>
                </w:rPr>
                <w:t>.5.0</w:t>
              </w:r>
            </w:ins>
          </w:p>
        </w:tc>
        <w:tc>
          <w:tcPr>
            <w:tcW w:w="6798" w:type="dxa"/>
          </w:tcPr>
          <w:p w14:paraId="256A84A9" w14:textId="04B6FCE6" w:rsidR="00371812" w:rsidRPr="00F23B9C" w:rsidRDefault="00371812" w:rsidP="00F66F30">
            <w:pPr>
              <w:pStyle w:val="1c"/>
              <w:rPr>
                <w:rFonts w:ascii="微软雅黑" w:hAnsi="微软雅黑"/>
                <w:color w:val="0000FF"/>
                <w:szCs w:val="21"/>
              </w:rPr>
            </w:pPr>
            <w:r w:rsidRPr="00F23B9C">
              <w:rPr>
                <w:rFonts w:ascii="微软雅黑" w:hAnsi="微软雅黑" w:hint="eastAsia"/>
                <w:color w:val="0000FF"/>
                <w:szCs w:val="21"/>
              </w:rPr>
              <w:t>安装方法如下</w:t>
            </w:r>
            <w:r w:rsidR="006538CB" w:rsidRPr="00F23B9C">
              <w:rPr>
                <w:rFonts w:ascii="微软雅黑" w:hAnsi="微软雅黑" w:hint="eastAsia"/>
                <w:color w:val="0000FF"/>
                <w:szCs w:val="21"/>
              </w:rPr>
              <w:t>：</w:t>
            </w:r>
          </w:p>
          <w:p w14:paraId="1247DAAD" w14:textId="77777777" w:rsidR="00371812" w:rsidRPr="00F23B9C" w:rsidDel="00F66F30" w:rsidRDefault="00371812" w:rsidP="006538CB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ins w:id="384" w:author="Wanghua (Parallel Distributed Computing Laboratory)" w:date="2025-10-11T14:53:00Z"/>
                <w:del w:id="385" w:author="Wanghua (Parallel Distributed Computing Laboratory)" w:date="2025-10-11T14:53:00Z"/>
                <w:rFonts w:cs="Times New Roman"/>
                <w:snapToGrid w:val="0"/>
                <w:color w:val="0000FF"/>
                <w:sz w:val="21"/>
                <w:szCs w:val="21"/>
              </w:rPr>
            </w:pPr>
            <w:ins w:id="386" w:author="Wanghua (Parallel Distributed Computing Laboratory)" w:date="2025-10-11T14:53:00Z">
              <w:r w:rsidRPr="00F23B9C">
                <w:rPr>
                  <w:rFonts w:cs="Times New Roman"/>
                  <w:snapToGrid w:val="0"/>
                  <w:color w:val="0000FF"/>
                  <w:sz w:val="21"/>
                  <w:szCs w:val="21"/>
                </w:rPr>
                <w:t xml:space="preserve">git clone </w:t>
              </w:r>
              <w:r w:rsidRPr="00F23B9C">
                <w:rPr>
                  <w:rFonts w:cs="Times New Roman"/>
                  <w:snapToGrid w:val="0"/>
                  <w:color w:val="0000FF"/>
                  <w:sz w:val="21"/>
                  <w:szCs w:val="21"/>
                </w:rPr>
                <w:fldChar w:fldCharType="begin"/>
              </w:r>
              <w:r w:rsidRPr="00F23B9C">
                <w:rPr>
                  <w:rFonts w:cs="Times New Roman"/>
                  <w:snapToGrid w:val="0"/>
                  <w:color w:val="0000FF"/>
                  <w:sz w:val="21"/>
                  <w:szCs w:val="21"/>
                </w:rPr>
                <w:instrText xml:space="preserve"> HYPERLINK "https://gitee.com/mindspore-lab/mindnlp.git" </w:instrText>
              </w:r>
              <w:r w:rsidRPr="00F23B9C">
                <w:rPr>
                  <w:rFonts w:cs="Times New Roman"/>
                  <w:snapToGrid w:val="0"/>
                  <w:color w:val="0000FF"/>
                  <w:sz w:val="21"/>
                  <w:szCs w:val="21"/>
                </w:rPr>
                <w:fldChar w:fldCharType="separate"/>
              </w:r>
              <w:r w:rsidRPr="00F23B9C">
                <w:rPr>
                  <w:rStyle w:val="affff9"/>
                  <w:rFonts w:cs="Times New Roman"/>
                  <w:snapToGrid w:val="0"/>
                  <w:sz w:val="21"/>
                  <w:szCs w:val="21"/>
                </w:rPr>
                <w:t>https://gitee.com/mindspore-lab/mindnlp.git</w:t>
              </w:r>
              <w:r w:rsidRPr="00F23B9C">
                <w:rPr>
                  <w:rFonts w:cs="Times New Roman"/>
                  <w:snapToGrid w:val="0"/>
                  <w:color w:val="0000FF"/>
                  <w:sz w:val="21"/>
                  <w:szCs w:val="21"/>
                </w:rPr>
                <w:fldChar w:fldCharType="end"/>
              </w:r>
            </w:ins>
          </w:p>
          <w:p w14:paraId="699CD71E" w14:textId="77777777" w:rsidR="00371812" w:rsidRPr="00F23B9C" w:rsidRDefault="00371812" w:rsidP="006538CB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ins w:id="387" w:author="xingyiren" w:date="2025-10-10T18:25:00Z"/>
                <w:rFonts w:cs="Times New Roman"/>
                <w:snapToGrid w:val="0"/>
                <w:color w:val="0000FF"/>
                <w:sz w:val="21"/>
                <w:szCs w:val="21"/>
                <w:rPrChange w:id="388" w:author="Wanghua (Parallel Distributed Computing Laboratory)" w:date="2025-10-11T14:53:00Z">
                  <w:rPr>
                    <w:ins w:id="389" w:author="xingyiren" w:date="2025-10-10T18:25:00Z"/>
                    <w:rFonts w:cs="Times New Roman"/>
                    <w:snapToGrid w:val="0"/>
                    <w:sz w:val="18"/>
                    <w:szCs w:val="18"/>
                  </w:rPr>
                </w:rPrChange>
              </w:rPr>
            </w:pPr>
          </w:p>
          <w:p w14:paraId="40F5838C" w14:textId="77777777" w:rsidR="00371812" w:rsidRPr="00F23B9C" w:rsidRDefault="00371812" w:rsidP="006538CB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ins w:id="390" w:author="xingyiren" w:date="2025-10-10T18:25:00Z"/>
                <w:rFonts w:cs="Times New Roman"/>
                <w:snapToGrid w:val="0"/>
                <w:color w:val="0000FF"/>
                <w:sz w:val="21"/>
                <w:szCs w:val="21"/>
                <w:rPrChange w:id="391" w:author="xingyiren" w:date="2025-10-10T18:47:00Z">
                  <w:rPr>
                    <w:ins w:id="392" w:author="xingyiren" w:date="2025-10-10T18:25:00Z"/>
                    <w:rFonts w:cs="Times New Roman"/>
                    <w:snapToGrid w:val="0"/>
                    <w:sz w:val="18"/>
                    <w:szCs w:val="18"/>
                  </w:rPr>
                </w:rPrChange>
              </w:rPr>
            </w:pPr>
            <w:ins w:id="393" w:author="xingyiren" w:date="2025-10-10T18:25:00Z">
              <w:r w:rsidRPr="00F23B9C">
                <w:rPr>
                  <w:rFonts w:cs="Times New Roman"/>
                  <w:snapToGrid w:val="0"/>
                  <w:color w:val="0000FF"/>
                  <w:sz w:val="21"/>
                  <w:szCs w:val="21"/>
                  <w:rPrChange w:id="394" w:author="xingyiren" w:date="2025-10-10T18:47:00Z">
                    <w:rPr>
                      <w:rFonts w:cs="Times New Roman"/>
                      <w:snapToGrid w:val="0"/>
                      <w:sz w:val="18"/>
                      <w:szCs w:val="18"/>
                    </w:rPr>
                  </w:rPrChange>
                </w:rPr>
                <w:t>cd mindnlp</w:t>
              </w:r>
            </w:ins>
          </w:p>
          <w:p w14:paraId="25C4700C" w14:textId="77777777" w:rsidR="00371812" w:rsidRPr="00F23B9C" w:rsidRDefault="00371812" w:rsidP="006538CB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ins w:id="395" w:author="xingyiren" w:date="2025-10-10T18:25:00Z"/>
                <w:rFonts w:cs="Times New Roman"/>
                <w:snapToGrid w:val="0"/>
                <w:color w:val="0000FF"/>
                <w:sz w:val="21"/>
                <w:szCs w:val="21"/>
                <w:rPrChange w:id="396" w:author="xingyiren" w:date="2025-10-10T18:47:00Z">
                  <w:rPr>
                    <w:ins w:id="397" w:author="xingyiren" w:date="2025-10-10T18:25:00Z"/>
                    <w:rFonts w:cs="Times New Roman"/>
                    <w:snapToGrid w:val="0"/>
                    <w:sz w:val="18"/>
                    <w:szCs w:val="18"/>
                  </w:rPr>
                </w:rPrChange>
              </w:rPr>
            </w:pPr>
            <w:ins w:id="398" w:author="xingyiren" w:date="2025-10-10T18:25:00Z">
              <w:r w:rsidRPr="00F23B9C">
                <w:rPr>
                  <w:rFonts w:cs="Times New Roman"/>
                  <w:snapToGrid w:val="0"/>
                  <w:color w:val="0000FF"/>
                  <w:sz w:val="21"/>
                  <w:szCs w:val="21"/>
                  <w:rPrChange w:id="399" w:author="xingyiren" w:date="2025-10-10T18:47:00Z">
                    <w:rPr>
                      <w:rFonts w:cs="Times New Roman"/>
                      <w:snapToGrid w:val="0"/>
                      <w:sz w:val="18"/>
                      <w:szCs w:val="18"/>
                    </w:rPr>
                  </w:rPrChange>
                </w:rPr>
                <w:t>git checkout 6719e5e60e72df9a1c7b9473029c7ccf62ff8a12</w:t>
              </w:r>
            </w:ins>
          </w:p>
          <w:p w14:paraId="7C0B3C32" w14:textId="77777777" w:rsidR="00371812" w:rsidRPr="00F23B9C" w:rsidRDefault="00371812" w:rsidP="006538CB">
            <w:pPr>
              <w:topLinePunct w:val="0"/>
              <w:adjustRightInd/>
              <w:snapToGrid/>
              <w:spacing w:before="0" w:after="0" w:line="240" w:lineRule="auto"/>
              <w:ind w:left="0"/>
              <w:rPr>
                <w:ins w:id="400" w:author="Wanghua (Parallel Distributed Computing Laboratory)" w:date="2025-10-11T14:54:00Z"/>
                <w:rFonts w:cs="Times New Roman"/>
                <w:snapToGrid w:val="0"/>
                <w:color w:val="0000FF"/>
                <w:sz w:val="21"/>
                <w:szCs w:val="21"/>
              </w:rPr>
            </w:pPr>
            <w:ins w:id="401" w:author="xingyiren" w:date="2025-10-10T18:25:00Z">
              <w:r w:rsidRPr="00F23B9C">
                <w:rPr>
                  <w:rFonts w:cs="Times New Roman"/>
                  <w:snapToGrid w:val="0"/>
                  <w:color w:val="0000FF"/>
                  <w:sz w:val="21"/>
                  <w:szCs w:val="21"/>
                  <w:rPrChange w:id="402" w:author="xingyiren" w:date="2025-10-10T18:47:00Z">
                    <w:rPr>
                      <w:rFonts w:cs="Times New Roman"/>
                      <w:snapToGrid w:val="0"/>
                      <w:sz w:val="18"/>
                      <w:szCs w:val="18"/>
                    </w:rPr>
                  </w:rPrChange>
                </w:rPr>
                <w:t>bash scripts/build_and_reinstall.sh</w:t>
              </w:r>
            </w:ins>
          </w:p>
          <w:p w14:paraId="27D1E3E3" w14:textId="2DD8C90A" w:rsidR="00371812" w:rsidRPr="00F23B9C" w:rsidRDefault="00371812" w:rsidP="00371812">
            <w:pPr>
              <w:pStyle w:val="1c"/>
              <w:rPr>
                <w:rFonts w:ascii="微软雅黑" w:hAnsi="微软雅黑"/>
                <w:color w:val="0000FF"/>
                <w:szCs w:val="21"/>
              </w:rPr>
            </w:pPr>
          </w:p>
        </w:tc>
      </w:tr>
      <w:tr w:rsidR="00371812" w:rsidRPr="006538CB" w14:paraId="32625CE3" w14:textId="3A20341C" w:rsidTr="00187016">
        <w:trPr>
          <w:ins w:id="403" w:author="Wanghua (Parallel Distributed Computing Laboratory)" w:date="2025-10-11T14:58:00Z"/>
        </w:trPr>
        <w:tc>
          <w:tcPr>
            <w:tcW w:w="1838" w:type="dxa"/>
          </w:tcPr>
          <w:p w14:paraId="7117B59C" w14:textId="6B744E31" w:rsidR="00371812" w:rsidRPr="00F23B9C" w:rsidRDefault="00371812" w:rsidP="00371812">
            <w:pPr>
              <w:pStyle w:val="1c"/>
              <w:rPr>
                <w:ins w:id="404" w:author="Wanghua (Parallel Distributed Computing Laboratory)" w:date="2025-10-11T14:58:00Z"/>
                <w:rFonts w:ascii="微软雅黑" w:hAnsi="微软雅黑"/>
                <w:color w:val="0000FF"/>
                <w:szCs w:val="21"/>
              </w:rPr>
            </w:pPr>
            <w:ins w:id="405" w:author="Wanghua (Parallel Distributed Computing Laboratory)" w:date="2025-10-11T14:58:00Z">
              <w:r w:rsidRPr="00F23B9C">
                <w:rPr>
                  <w:rFonts w:ascii="微软雅黑" w:hAnsi="微软雅黑" w:hint="eastAsia"/>
                  <w:color w:val="0000FF"/>
                  <w:szCs w:val="21"/>
                </w:rPr>
                <w:t>Python</w:t>
              </w:r>
            </w:ins>
          </w:p>
        </w:tc>
        <w:tc>
          <w:tcPr>
            <w:tcW w:w="992" w:type="dxa"/>
          </w:tcPr>
          <w:p w14:paraId="359F112B" w14:textId="67E896EC" w:rsidR="00371812" w:rsidRPr="00F23B9C" w:rsidRDefault="00371812" w:rsidP="00371812">
            <w:pPr>
              <w:pStyle w:val="1c"/>
              <w:rPr>
                <w:ins w:id="406" w:author="Wanghua (Parallel Distributed Computing Laboratory)" w:date="2025-10-11T14:58:00Z"/>
                <w:rFonts w:ascii="微软雅黑" w:hAnsi="微软雅黑"/>
                <w:color w:val="0000FF"/>
                <w:szCs w:val="21"/>
              </w:rPr>
            </w:pPr>
            <w:ins w:id="407" w:author="Wanghua (Parallel Distributed Computing Laboratory)" w:date="2025-10-11T14:58:00Z">
              <w:r w:rsidRPr="00F23B9C">
                <w:rPr>
                  <w:rFonts w:ascii="微软雅黑" w:hAnsi="微软雅黑" w:hint="eastAsia"/>
                  <w:color w:val="0000FF"/>
                  <w:szCs w:val="21"/>
                </w:rPr>
                <w:t>3</w:t>
              </w:r>
              <w:r w:rsidRPr="00F23B9C">
                <w:rPr>
                  <w:rFonts w:ascii="微软雅黑" w:hAnsi="微软雅黑"/>
                  <w:color w:val="0000FF"/>
                  <w:szCs w:val="21"/>
                </w:rPr>
                <w:t>.10</w:t>
              </w:r>
            </w:ins>
          </w:p>
        </w:tc>
        <w:tc>
          <w:tcPr>
            <w:tcW w:w="6798" w:type="dxa"/>
          </w:tcPr>
          <w:p w14:paraId="007BFC4E" w14:textId="77777777" w:rsidR="00371812" w:rsidRPr="00F23B9C" w:rsidRDefault="00371812" w:rsidP="00371812">
            <w:pPr>
              <w:pStyle w:val="1c"/>
              <w:rPr>
                <w:rFonts w:ascii="微软雅黑" w:hAnsi="微软雅黑"/>
                <w:color w:val="0000FF"/>
                <w:szCs w:val="21"/>
              </w:rPr>
            </w:pPr>
          </w:p>
        </w:tc>
      </w:tr>
    </w:tbl>
    <w:p w14:paraId="40989727" w14:textId="60267A04" w:rsidR="00C26C84" w:rsidRPr="006538CB" w:rsidRDefault="00C26C84">
      <w:pPr>
        <w:pStyle w:val="30"/>
        <w:numPr>
          <w:ilvl w:val="1"/>
          <w:numId w:val="63"/>
        </w:numPr>
        <w:ind w:left="0" w:firstLine="0"/>
        <w:rPr>
          <w:ins w:id="408" w:author="xingyiren" w:date="2025-10-10T18:23:00Z"/>
        </w:rPr>
        <w:pPrChange w:id="409" w:author="xingyiren" w:date="2025-10-10T18:50:00Z">
          <w:pPr>
            <w:pStyle w:val="30"/>
          </w:pPr>
        </w:pPrChange>
      </w:pPr>
      <w:r>
        <w:rPr>
          <w:rFonts w:hint="eastAsia"/>
        </w:rPr>
        <w:t>模型微调</w:t>
      </w:r>
    </w:p>
    <w:p w14:paraId="51659246" w14:textId="5C9665EC" w:rsidR="00C26C84" w:rsidRPr="006538CB" w:rsidRDefault="00C26C84">
      <w:pPr>
        <w:pStyle w:val="1c"/>
        <w:rPr>
          <w:ins w:id="410" w:author="Wanghua (Parallel Distributed Computing Laboratory)" w:date="2025-10-11T14:57:00Z"/>
          <w:rFonts w:ascii="微软雅黑" w:hAnsi="微软雅黑"/>
          <w:color w:val="0000FF"/>
        </w:rPr>
        <w:pPrChange w:id="411" w:author="Wanghua (Parallel Distributed Computing Laboratory)" w:date="2025-10-11T14:57:00Z">
          <w:pPr>
            <w:pStyle w:val="1c"/>
            <w:numPr>
              <w:numId w:val="57"/>
            </w:numPr>
            <w:ind w:left="420" w:hanging="420"/>
          </w:pPr>
        </w:pPrChange>
      </w:pPr>
      <w:commentRangeStart w:id="412"/>
      <w:proofErr w:type="gramStart"/>
      <w:r w:rsidRPr="00C26C84">
        <w:rPr>
          <w:rFonts w:ascii="微软雅黑" w:hAnsi="微软雅黑"/>
          <w:color w:val="0000FF"/>
        </w:rPr>
        <w:t>train.ipynb</w:t>
      </w:r>
      <w:commentRangeEnd w:id="412"/>
      <w:proofErr w:type="gramEnd"/>
      <w:r w:rsidR="00833195">
        <w:rPr>
          <w:rStyle w:val="affffa"/>
          <w:rFonts w:ascii="微软雅黑" w:hAnsi="微软雅黑" w:cs="微软雅黑"/>
          <w:color w:val="auto"/>
        </w:rPr>
        <w:commentReference w:id="412"/>
      </w:r>
    </w:p>
    <w:p w14:paraId="3ED25277" w14:textId="0575C253" w:rsidR="00C26C84" w:rsidRPr="00C26C84" w:rsidRDefault="00C26C84" w:rsidP="00C26C84">
      <w:pPr>
        <w:pStyle w:val="30"/>
        <w:numPr>
          <w:ilvl w:val="1"/>
          <w:numId w:val="63"/>
        </w:numPr>
        <w:ind w:left="0" w:firstLine="0"/>
        <w:rPr>
          <w:ins w:id="413" w:author="xingyiren" w:date="2025-10-10T18:23:00Z"/>
        </w:rPr>
      </w:pPr>
      <w:r>
        <w:rPr>
          <w:rFonts w:hint="eastAsia"/>
        </w:rPr>
        <w:t>模型推理</w:t>
      </w:r>
    </w:p>
    <w:p w14:paraId="1A21933F" w14:textId="240B937A" w:rsidR="0050527F" w:rsidRPr="006538CB" w:rsidRDefault="00C26C84" w:rsidP="0069496C">
      <w:pPr>
        <w:pStyle w:val="1c"/>
        <w:rPr>
          <w:ins w:id="414" w:author="xingyiren" w:date="2025-10-10T18:36:00Z"/>
          <w:rFonts w:ascii="微软雅黑" w:hAnsi="微软雅黑"/>
          <w:color w:val="0000FF"/>
          <w:rPrChange w:id="415" w:author="xingyiren" w:date="2025-10-10T18:47:00Z">
            <w:rPr>
              <w:ins w:id="416" w:author="xingyiren" w:date="2025-10-10T18:36:00Z"/>
            </w:rPr>
          </w:rPrChange>
        </w:rPr>
      </w:pPr>
      <w:proofErr w:type="gramStart"/>
      <w:r w:rsidRPr="00C26C84">
        <w:rPr>
          <w:rFonts w:ascii="微软雅黑" w:hAnsi="微软雅黑"/>
          <w:color w:val="0000FF"/>
        </w:rPr>
        <w:t>merge.ipynb</w:t>
      </w:r>
      <w:proofErr w:type="gramEnd"/>
    </w:p>
    <w:p w14:paraId="43EC5846" w14:textId="30971F16" w:rsidR="00773826" w:rsidRPr="006538CB" w:rsidRDefault="00773826" w:rsidP="0050527F">
      <w:pPr>
        <w:pStyle w:val="1c"/>
        <w:rPr>
          <w:ins w:id="417" w:author="xingyiren" w:date="2025-10-10T18:53:00Z"/>
          <w:rFonts w:ascii="微软雅黑" w:hAnsi="微软雅黑"/>
          <w:color w:val="0000FF"/>
        </w:rPr>
      </w:pPr>
    </w:p>
    <w:p w14:paraId="2FC79CE8" w14:textId="6CB7A768" w:rsidR="00773826" w:rsidRPr="006538CB" w:rsidRDefault="000C1B41" w:rsidP="000C1B41">
      <w:pPr>
        <w:pStyle w:val="2"/>
        <w:numPr>
          <w:ilvl w:val="0"/>
          <w:numId w:val="0"/>
        </w:numPr>
        <w:rPr>
          <w:ins w:id="418" w:author="xingyiren" w:date="2025-10-10T18:53:00Z"/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4.</w:t>
      </w:r>
      <w:ins w:id="419" w:author="xingyiren" w:date="2025-10-10T18:53:00Z">
        <w:r w:rsidR="00773826" w:rsidRPr="006538CB">
          <w:rPr>
            <w:rFonts w:ascii="微软雅黑" w:eastAsia="微软雅黑" w:hAnsi="微软雅黑" w:hint="eastAsia"/>
            <w:lang w:eastAsia="zh-CN"/>
          </w:rPr>
          <w:t xml:space="preserve"> 项目方案介绍</w:t>
        </w:r>
      </w:ins>
    </w:p>
    <w:p w14:paraId="30906D8E" w14:textId="77777777" w:rsidR="00773826" w:rsidRPr="006538CB" w:rsidRDefault="00773826" w:rsidP="0050527F">
      <w:pPr>
        <w:pStyle w:val="1c"/>
        <w:rPr>
          <w:ins w:id="420" w:author="xingyiren" w:date="2025-10-10T18:51:00Z"/>
          <w:rFonts w:ascii="微软雅黑" w:hAnsi="微软雅黑"/>
          <w:color w:val="0000FF"/>
        </w:rPr>
      </w:pPr>
    </w:p>
    <w:p w14:paraId="697472DA" w14:textId="69BEBADD" w:rsidR="00773826" w:rsidRPr="006538CB" w:rsidDel="00773826" w:rsidRDefault="00773826">
      <w:pPr>
        <w:pStyle w:val="30"/>
        <w:numPr>
          <w:ilvl w:val="1"/>
          <w:numId w:val="91"/>
        </w:numPr>
        <w:rPr>
          <w:del w:id="421" w:author="xingyiren" w:date="2025-10-10T18:51:00Z"/>
          <w:lang w:eastAsia="en-US"/>
          <w:rPrChange w:id="422" w:author="xingyiren" w:date="2025-10-10T18:51:00Z">
            <w:rPr>
              <w:del w:id="423" w:author="xingyiren" w:date="2025-10-10T18:51:00Z"/>
              <w:rFonts w:ascii="宋体" w:eastAsia="宋体" w:hAnsi="宋体"/>
              <w:sz w:val="24"/>
              <w:szCs w:val="24"/>
            </w:rPr>
          </w:rPrChange>
        </w:rPr>
        <w:pPrChange w:id="424" w:author="xingyiren" w:date="2025-10-10T18:53:00Z">
          <w:pPr>
            <w:pStyle w:val="ItemList"/>
            <w:numPr>
              <w:numId w:val="23"/>
            </w:numPr>
            <w:ind w:left="2061" w:hanging="360"/>
          </w:pPr>
        </w:pPrChange>
      </w:pPr>
      <w:commentRangeStart w:id="425"/>
    </w:p>
    <w:p w14:paraId="7A9A2702" w14:textId="0EBAB40E" w:rsidR="00732452" w:rsidRPr="006538CB" w:rsidDel="00773826" w:rsidRDefault="008C22FC">
      <w:pPr>
        <w:pStyle w:val="30"/>
        <w:numPr>
          <w:ilvl w:val="1"/>
          <w:numId w:val="91"/>
        </w:numPr>
        <w:rPr>
          <w:del w:id="426" w:author="xingyiren" w:date="2025-10-10T18:48:00Z"/>
          <w:rPrChange w:id="427" w:author="xingyiren" w:date="2025-10-10T18:48:00Z">
            <w:rPr>
              <w:del w:id="428" w:author="xingyiren" w:date="2025-10-10T18:48:00Z"/>
              <w:rFonts w:ascii="微软雅黑" w:eastAsia="微软雅黑" w:hAnsi="微软雅黑"/>
            </w:rPr>
          </w:rPrChange>
        </w:rPr>
        <w:pPrChange w:id="429" w:author="xingyiren" w:date="2025-10-10T18:53:00Z">
          <w:pPr>
            <w:pStyle w:val="2"/>
            <w:spacing w:before="200"/>
          </w:pPr>
        </w:pPrChange>
      </w:pPr>
      <w:del w:id="430" w:author="xingyiren" w:date="2025-10-10T18:51:00Z">
        <w:r w:rsidRPr="006538CB" w:rsidDel="00773826">
          <w:rPr>
            <w:lang w:eastAsia="en-US"/>
            <w:rPrChange w:id="431" w:author="xingyiren" w:date="2025-10-10T18:48:00Z">
              <w:rPr>
                <w:rFonts w:ascii="宋体" w:eastAsia="宋体" w:hAnsi="宋体"/>
              </w:rPr>
            </w:rPrChange>
          </w:rPr>
          <w:delText xml:space="preserve"> </w:delText>
        </w:r>
        <w:r w:rsidRPr="006538CB" w:rsidDel="00773826">
          <w:rPr>
            <w:rFonts w:hint="eastAsia"/>
            <w:lang w:eastAsia="en-US"/>
            <w:rPrChange w:id="432" w:author="xingyiren" w:date="2025-10-10T18:48:00Z">
              <w:rPr>
                <w:rFonts w:ascii="宋体" w:eastAsia="宋体" w:hAnsi="宋体" w:hint="eastAsia"/>
              </w:rPr>
            </w:rPrChange>
          </w:rPr>
          <w:delText>项目方案介绍</w:delText>
        </w:r>
      </w:del>
    </w:p>
    <w:p w14:paraId="723FBFE2" w14:textId="76347F51" w:rsidR="00773826" w:rsidRPr="000C1B41" w:rsidRDefault="00BF2DA0" w:rsidP="000C1B41">
      <w:pPr>
        <w:pStyle w:val="30"/>
        <w:numPr>
          <w:ilvl w:val="1"/>
          <w:numId w:val="91"/>
        </w:numPr>
      </w:pPr>
      <w:moveToRangeStart w:id="433" w:author="xingyiren" w:date="2025-10-10T18:47:00Z" w:name="move211014493"/>
      <w:r w:rsidRPr="006538CB">
        <w:rPr>
          <w:rFonts w:hint="eastAsia"/>
        </w:rPr>
        <w:t>方案流程设计</w:t>
      </w:r>
      <w:commentRangeEnd w:id="425"/>
      <w:r w:rsidR="006046D5">
        <w:rPr>
          <w:rStyle w:val="affffa"/>
          <w:rFonts w:ascii="微软雅黑" w:hAnsi="微软雅黑" w:cs="微软雅黑"/>
        </w:rPr>
        <w:commentReference w:id="425"/>
      </w:r>
    </w:p>
    <w:p w14:paraId="3559BCB4" w14:textId="00E6BE5C" w:rsidR="00773826" w:rsidRDefault="00C26C84" w:rsidP="00683298">
      <w:pPr>
        <w:adjustRightInd/>
        <w:spacing w:before="120" w:after="120"/>
        <w:ind w:left="0"/>
        <w:rPr>
          <w:rFonts w:cs="Arial"/>
          <w:color w:val="1A1C1E"/>
          <w:sz w:val="21"/>
          <w:szCs w:val="21"/>
        </w:rPr>
      </w:pPr>
      <w:r w:rsidRPr="00634830">
        <w:rPr>
          <w:rFonts w:ascii="Times New Roman" w:hAnsi="Times New Roman" w:hint="eastAsia"/>
          <w:noProof/>
        </w:rPr>
        <w:drawing>
          <wp:inline distT="0" distB="0" distL="114300" distR="114300" wp14:anchorId="60E0309E" wp14:editId="13B61151">
            <wp:extent cx="4163060" cy="1640840"/>
            <wp:effectExtent l="0" t="0" r="2540" b="10160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moveTo w:id="434" w:author="xingyiren" w:date="2025-10-10T18:47:00Z">
        <w:del w:id="435" w:author="xingyiren" w:date="2025-10-10T18:52:00Z">
          <w:r w:rsidR="00773826" w:rsidRPr="006538CB" w:rsidDel="00773826">
            <w:rPr>
              <w:rFonts w:cs="Arial"/>
              <w:color w:val="1A1C1E"/>
              <w:sz w:val="21"/>
              <w:szCs w:val="21"/>
            </w:rPr>
            <w:delText>整个系统基于</w:delText>
          </w:r>
          <w:r w:rsidR="00773826" w:rsidRPr="006538CB" w:rsidDel="00773826">
            <w:rPr>
              <w:rFonts w:cs="Arial"/>
              <w:b/>
              <w:bCs/>
              <w:color w:val="1A1C1E"/>
              <w:sz w:val="21"/>
              <w:szCs w:val="21"/>
            </w:rPr>
            <w:delText>清晰的模块化架构</w:delText>
          </w:r>
          <w:r w:rsidR="00773826" w:rsidRPr="006538CB" w:rsidDel="00773826">
            <w:rPr>
              <w:rFonts w:cs="Arial"/>
              <w:color w:val="1A1C1E"/>
              <w:sz w:val="21"/>
              <w:szCs w:val="21"/>
            </w:rPr>
            <w:delText>（检索-理解-表达）构建，保证了其健壮性、可扩展性以及未来端云部署的灵活性。</w:delText>
          </w:r>
        </w:del>
      </w:moveTo>
    </w:p>
    <w:p w14:paraId="0ACE1E88" w14:textId="77777777" w:rsidR="000E123C" w:rsidRPr="000E123C" w:rsidRDefault="000E123C" w:rsidP="000E123C">
      <w:pPr>
        <w:adjustRightInd/>
        <w:spacing w:before="120" w:after="120"/>
        <w:ind w:left="0"/>
        <w:rPr>
          <w:rFonts w:cs="Arial"/>
          <w:color w:val="1A1C1E"/>
          <w:sz w:val="21"/>
          <w:szCs w:val="21"/>
        </w:rPr>
      </w:pPr>
      <w:r w:rsidRPr="000E123C">
        <w:rPr>
          <w:rFonts w:cs="Arial" w:hint="eastAsia"/>
          <w:color w:val="1A1C1E"/>
          <w:sz w:val="21"/>
          <w:szCs w:val="21"/>
        </w:rPr>
        <w:t>基于</w:t>
      </w:r>
      <w:r w:rsidRPr="000E123C">
        <w:rPr>
          <w:rFonts w:cs="Arial"/>
          <w:color w:val="1A1C1E"/>
          <w:sz w:val="21"/>
          <w:szCs w:val="21"/>
        </w:rPr>
        <w:t>LoRA的高效微调机制</w:t>
      </w:r>
    </w:p>
    <w:p w14:paraId="2075FE55" w14:textId="77777777" w:rsidR="000E123C" w:rsidRPr="000E123C" w:rsidRDefault="000E123C" w:rsidP="000E123C">
      <w:pPr>
        <w:adjustRightInd/>
        <w:spacing w:before="120" w:after="120"/>
        <w:ind w:left="0"/>
        <w:rPr>
          <w:rFonts w:cs="Arial"/>
          <w:color w:val="1A1C1E"/>
          <w:sz w:val="21"/>
          <w:szCs w:val="21"/>
        </w:rPr>
      </w:pPr>
      <w:r w:rsidRPr="000E123C">
        <w:rPr>
          <w:rFonts w:cs="Arial" w:hint="eastAsia"/>
          <w:color w:val="1A1C1E"/>
          <w:sz w:val="21"/>
          <w:szCs w:val="21"/>
        </w:rPr>
        <w:t>传统的全参数微调大语言模型需要更新数十亿参数，计算和存储成本极高。本项目采用</w:t>
      </w:r>
      <w:r w:rsidRPr="000E123C">
        <w:rPr>
          <w:rFonts w:cs="Arial"/>
          <w:color w:val="1A1C1E"/>
          <w:sz w:val="21"/>
          <w:szCs w:val="21"/>
        </w:rPr>
        <w:t>LoRA（Low-Rank Adaptation） 技术，通过引入低</w:t>
      </w:r>
      <w:proofErr w:type="gramStart"/>
      <w:r w:rsidRPr="000E123C">
        <w:rPr>
          <w:rFonts w:cs="Arial"/>
          <w:color w:val="1A1C1E"/>
          <w:sz w:val="21"/>
          <w:szCs w:val="21"/>
        </w:rPr>
        <w:t>秩</w:t>
      </w:r>
      <w:proofErr w:type="gramEnd"/>
      <w:r w:rsidRPr="000E123C">
        <w:rPr>
          <w:rFonts w:cs="Arial"/>
          <w:color w:val="1A1C1E"/>
          <w:sz w:val="21"/>
          <w:szCs w:val="21"/>
        </w:rPr>
        <w:t>矩阵分解，在不改变原始模型参数的情况下，</w:t>
      </w:r>
      <w:proofErr w:type="gramStart"/>
      <w:r w:rsidRPr="000E123C">
        <w:rPr>
          <w:rFonts w:cs="Arial"/>
          <w:color w:val="1A1C1E"/>
          <w:sz w:val="21"/>
          <w:szCs w:val="21"/>
        </w:rPr>
        <w:t>仅训练</w:t>
      </w:r>
      <w:proofErr w:type="gramEnd"/>
      <w:r w:rsidRPr="000E123C">
        <w:rPr>
          <w:rFonts w:cs="Arial"/>
          <w:color w:val="1A1C1E"/>
          <w:sz w:val="21"/>
          <w:szCs w:val="21"/>
        </w:rPr>
        <w:t>少量新增参数，即可实现对模型行为的精准控制。具体而言，我们在Transformer的Self-Attention层中插入可训练的低</w:t>
      </w:r>
      <w:proofErr w:type="gramStart"/>
      <w:r w:rsidRPr="000E123C">
        <w:rPr>
          <w:rFonts w:cs="Arial"/>
          <w:color w:val="1A1C1E"/>
          <w:sz w:val="21"/>
          <w:szCs w:val="21"/>
        </w:rPr>
        <w:t>秩</w:t>
      </w:r>
      <w:proofErr w:type="gramEnd"/>
      <w:r w:rsidRPr="000E123C">
        <w:rPr>
          <w:rFonts w:cs="Arial"/>
          <w:color w:val="1A1C1E"/>
          <w:sz w:val="21"/>
          <w:szCs w:val="21"/>
        </w:rPr>
        <w:t>矩阵，使其在推理时能与原有权重合并，从而显著降低训练成本并提升微调效率。</w:t>
      </w:r>
    </w:p>
    <w:p w14:paraId="1C781B58" w14:textId="742DE217" w:rsidR="000E123C" w:rsidRPr="000E123C" w:rsidRDefault="000E123C" w:rsidP="000E123C">
      <w:pPr>
        <w:adjustRightInd/>
        <w:spacing w:before="120" w:after="120"/>
        <w:ind w:left="0"/>
        <w:rPr>
          <w:rFonts w:cs="Arial"/>
          <w:color w:val="1A1C1E"/>
          <w:sz w:val="21"/>
          <w:szCs w:val="21"/>
        </w:rPr>
      </w:pPr>
      <w:r w:rsidRPr="000E123C">
        <w:rPr>
          <w:rFonts w:cs="Arial" w:hint="eastAsia"/>
          <w:color w:val="1A1C1E"/>
          <w:sz w:val="21"/>
          <w:szCs w:val="21"/>
        </w:rPr>
        <w:t>解释性输出</w:t>
      </w:r>
    </w:p>
    <w:p w14:paraId="45E6359A" w14:textId="3DEA655D" w:rsidR="000E123C" w:rsidRPr="000E123C" w:rsidDel="00773826" w:rsidRDefault="006046D5" w:rsidP="000E123C">
      <w:pPr>
        <w:pStyle w:val="afffff5"/>
        <w:numPr>
          <w:ilvl w:val="0"/>
          <w:numId w:val="22"/>
        </w:numPr>
        <w:shd w:val="clear" w:color="auto" w:fill="FFFFFF"/>
        <w:adjustRightInd/>
        <w:spacing w:before="120" w:beforeAutospacing="1" w:after="120" w:line="300" w:lineRule="atLeast"/>
        <w:ind w:leftChars="0" w:firstLineChars="0"/>
        <w:rPr>
          <w:del w:id="436" w:author="xingyiren" w:date="2025-10-10T18:52:00Z"/>
          <w:moveTo w:id="437" w:author="xingyiren" w:date="2025-10-10T18:47:00Z"/>
          <w:rFonts w:cs="Arial"/>
          <w:color w:val="1A1C1E"/>
          <w:sz w:val="21"/>
          <w:szCs w:val="21"/>
        </w:rPr>
      </w:pPr>
      <w:r w:rsidRPr="006046D5">
        <w:rPr>
          <w:rFonts w:cs="Arial" w:hint="eastAsia"/>
          <w:color w:val="1A1C1E"/>
          <w:sz w:val="21"/>
          <w:szCs w:val="21"/>
        </w:rPr>
        <w:t>模型不仅需要</w:t>
      </w:r>
      <w:bookmarkStart w:id="438" w:name="_Hlk212539468"/>
      <w:r w:rsidRPr="006046D5">
        <w:rPr>
          <w:rFonts w:cs="Arial" w:hint="eastAsia"/>
          <w:color w:val="1A1C1E"/>
          <w:sz w:val="21"/>
          <w:szCs w:val="21"/>
        </w:rPr>
        <w:t>判断逻辑关系类型</w:t>
      </w:r>
      <w:bookmarkEnd w:id="438"/>
      <w:r w:rsidRPr="006046D5">
        <w:rPr>
          <w:rFonts w:cs="Arial" w:hint="eastAsia"/>
          <w:color w:val="1A1C1E"/>
          <w:sz w:val="21"/>
          <w:szCs w:val="21"/>
        </w:rPr>
        <w:t>（如因果、对比、递进等），还需输出判断原因。为此，我们精心设计了完整的数据结构，并使用</w:t>
      </w:r>
      <w:proofErr w:type="gramStart"/>
      <w:r w:rsidRPr="006046D5">
        <w:rPr>
          <w:rFonts w:cs="Arial" w:hint="eastAsia"/>
          <w:color w:val="1A1C1E"/>
          <w:sz w:val="21"/>
          <w:szCs w:val="21"/>
        </w:rPr>
        <w:t>“</w:t>
      </w:r>
      <w:proofErr w:type="gramEnd"/>
      <w:r w:rsidRPr="006046D5">
        <w:rPr>
          <w:rFonts w:cs="Arial" w:hint="eastAsia"/>
          <w:color w:val="1A1C1E"/>
          <w:sz w:val="21"/>
          <w:szCs w:val="21"/>
        </w:rPr>
        <w:t>理据占位符“，使模型既能完成分类任务，又能生成自然语言形式的解释，增强了结果的可信度和实用性。</w:t>
      </w:r>
    </w:p>
    <w:p w14:paraId="4EA904C8" w14:textId="115A2F2D" w:rsidR="00773826" w:rsidRPr="006538CB" w:rsidDel="00773826" w:rsidRDefault="00073DBA">
      <w:pPr>
        <w:adjustRightInd/>
        <w:spacing w:before="120" w:after="120"/>
        <w:ind w:left="0"/>
        <w:rPr>
          <w:del w:id="439" w:author="xingyiren" w:date="2025-10-10T18:52:00Z"/>
          <w:moveTo w:id="440" w:author="xingyiren" w:date="2025-10-10T18:47:00Z"/>
          <w:rFonts w:cs="Arial"/>
          <w:sz w:val="21"/>
          <w:szCs w:val="21"/>
        </w:rPr>
        <w:pPrChange w:id="441" w:author="xingyiren" w:date="2025-10-10T19:07:00Z">
          <w:pPr>
            <w:pStyle w:val="afffff5"/>
            <w:numPr>
              <w:numId w:val="22"/>
            </w:numPr>
            <w:adjustRightInd/>
            <w:spacing w:before="120" w:after="120"/>
            <w:ind w:leftChars="0" w:left="360" w:firstLineChars="0" w:hanging="360"/>
          </w:pPr>
        </w:pPrChange>
      </w:pPr>
      <w:moveTo w:id="442" w:author="xingyiren" w:date="2025-10-10T18:47:00Z">
        <w:del w:id="443" w:author="xingyiren" w:date="2025-10-10T18:52:00Z">
          <w:r>
            <w:pict w14:anchorId="58AA06C8">
              <v:rect id="_x0000_i1025" style="width:731pt;height:1.5pt" o:hrpct="0" o:hralign="center" o:hrstd="t" o:hr="t" fillcolor="#a0a0a0" stroked="f"/>
            </w:pict>
          </w:r>
        </w:del>
      </w:moveTo>
    </w:p>
    <w:moveToRangeEnd w:id="433"/>
    <w:p w14:paraId="4E316986" w14:textId="77777777" w:rsidR="00773826" w:rsidRPr="006538CB" w:rsidRDefault="00773826">
      <w:pPr>
        <w:adjustRightInd/>
        <w:spacing w:before="120" w:after="120"/>
        <w:ind w:left="0"/>
        <w:rPr>
          <w:ins w:id="444" w:author="xingyiren" w:date="2025-10-10T18:47:00Z"/>
        </w:rPr>
        <w:pPrChange w:id="445" w:author="xingyiren" w:date="2025-10-10T19:07:00Z">
          <w:pPr>
            <w:pStyle w:val="30"/>
            <w:numPr>
              <w:numId w:val="0"/>
            </w:numPr>
            <w:ind w:left="0" w:firstLine="0"/>
          </w:pPr>
        </w:pPrChange>
      </w:pPr>
    </w:p>
    <w:p w14:paraId="5ACCA2D5" w14:textId="38A5532C" w:rsidR="00773826" w:rsidRPr="006538CB" w:rsidRDefault="001C090F" w:rsidP="000C1B41">
      <w:pPr>
        <w:pStyle w:val="30"/>
        <w:numPr>
          <w:ilvl w:val="1"/>
          <w:numId w:val="91"/>
        </w:numPr>
        <w:rPr>
          <w:ins w:id="446" w:author="xingyiren" w:date="2025-10-10T18:54:00Z"/>
        </w:rPr>
      </w:pPr>
      <w:r>
        <w:rPr>
          <w:rFonts w:hint="eastAsia"/>
        </w:rPr>
        <w:t>微调</w:t>
      </w:r>
      <w:ins w:id="447" w:author="xingyiren" w:date="2025-10-10T18:54:00Z">
        <w:r w:rsidR="00773826" w:rsidRPr="006538CB">
          <w:rPr>
            <w:rFonts w:hint="eastAsia"/>
          </w:rPr>
          <w:t>模块架构</w:t>
        </w:r>
      </w:ins>
      <w:ins w:id="448" w:author="xingyiren" w:date="2025-10-10T18:56:00Z">
        <w:r w:rsidR="00773826" w:rsidRPr="006538CB">
          <w:rPr>
            <w:rFonts w:hint="eastAsia"/>
          </w:rPr>
          <w:t>解析</w:t>
        </w:r>
      </w:ins>
    </w:p>
    <w:p w14:paraId="6E630F67" w14:textId="38630883" w:rsidR="008C22FC" w:rsidRPr="006538CB" w:rsidDel="00B75237" w:rsidRDefault="006046D5" w:rsidP="00B75237">
      <w:pPr>
        <w:pStyle w:val="1c"/>
        <w:rPr>
          <w:del w:id="449" w:author="xingyiren" w:date="2025-10-10T18:54:00Z"/>
          <w:rFonts w:ascii="微软雅黑" w:hAnsi="微软雅黑"/>
          <w:snapToGrid w:val="0"/>
          <w:color w:val="0000FF"/>
          <w:rPrChange w:id="450" w:author="xingyiren" w:date="2025-10-10T19:17:00Z">
            <w:rPr>
              <w:del w:id="451" w:author="xingyiren" w:date="2025-10-10T18:54:00Z"/>
              <w:snapToGrid w:val="0"/>
            </w:rPr>
          </w:rPrChange>
        </w:rPr>
      </w:pPr>
      <w:r>
        <w:rPr>
          <w:rFonts w:ascii="微软雅黑" w:hAnsi="微软雅黑" w:hint="eastAsia"/>
          <w:snapToGrid w:val="0"/>
          <w:color w:val="0000FF"/>
        </w:rPr>
        <w:t>模型的解释性输出</w:t>
      </w:r>
      <w:ins w:id="452" w:author="xingyiren" w:date="2025-10-10T18:56:00Z">
        <w:r w:rsidRPr="006538CB">
          <w:rPr>
            <w:rFonts w:ascii="微软雅黑" w:hAnsi="微软雅黑"/>
            <w:snapToGrid w:val="0"/>
            <w:color w:val="0000FF"/>
            <w:rPrChange w:id="453" w:author="xingyiren" w:date="2025-10-10T19:17:00Z">
              <w:rPr>
                <w:rFonts w:eastAsia="方正兰亭黑简体"/>
                <w:snapToGrid w:val="0"/>
              </w:rPr>
            </w:rPrChange>
          </w:rPr>
          <w:t>是</w:t>
        </w:r>
      </w:ins>
      <w:ins w:id="454" w:author="xingyiren" w:date="2025-10-10T18:57:00Z">
        <w:r w:rsidRPr="006538CB">
          <w:rPr>
            <w:rFonts w:ascii="微软雅黑" w:hAnsi="微软雅黑"/>
            <w:snapToGrid w:val="0"/>
            <w:color w:val="0000FF"/>
            <w:rPrChange w:id="455" w:author="xingyiren" w:date="2025-10-10T19:17:00Z">
              <w:rPr>
                <w:rFonts w:eastAsia="方正兰亭黑简体"/>
                <w:snapToGrid w:val="0"/>
              </w:rPr>
            </w:rPrChange>
          </w:rPr>
          <w:t>基于</w:t>
        </w:r>
        <w:r w:rsidRPr="006538CB">
          <w:rPr>
            <w:rFonts w:ascii="微软雅黑" w:hAnsi="微软雅黑"/>
            <w:snapToGrid w:val="0"/>
            <w:color w:val="0000FF"/>
            <w:rPrChange w:id="456" w:author="xingyiren" w:date="2025-10-10T19:17:00Z">
              <w:rPr>
                <w:rFonts w:eastAsia="方正兰亭黑简体"/>
                <w:snapToGrid w:val="0"/>
              </w:rPr>
            </w:rPrChange>
          </w:rPr>
          <w:t>MindSpore</w:t>
        </w:r>
        <w:r w:rsidRPr="006538CB">
          <w:rPr>
            <w:rFonts w:ascii="微软雅黑" w:hAnsi="微软雅黑"/>
            <w:snapToGrid w:val="0"/>
            <w:color w:val="0000FF"/>
            <w:rPrChange w:id="457" w:author="xingyiren" w:date="2025-10-10T19:17:00Z">
              <w:rPr>
                <w:rFonts w:eastAsia="方正兰亭黑简体"/>
                <w:snapToGrid w:val="0"/>
              </w:rPr>
            </w:rPrChange>
          </w:rPr>
          <w:t>进行了模型微调后，使得模型具备</w:t>
        </w:r>
      </w:ins>
      <w:r w:rsidRPr="006046D5">
        <w:rPr>
          <w:rFonts w:ascii="微软雅黑" w:hAnsi="微软雅黑" w:hint="eastAsia"/>
          <w:snapToGrid w:val="0"/>
          <w:color w:val="0000FF"/>
        </w:rPr>
        <w:t>判断逻辑关系类型</w:t>
      </w:r>
      <w:r>
        <w:rPr>
          <w:rFonts w:ascii="微软雅黑" w:hAnsi="微软雅黑" w:hint="eastAsia"/>
          <w:snapToGrid w:val="0"/>
          <w:color w:val="0000FF"/>
        </w:rPr>
        <w:t>和判断原因</w:t>
      </w:r>
      <w:ins w:id="458" w:author="xingyiren" w:date="2025-10-10T18:57:00Z">
        <w:r w:rsidRPr="006538CB">
          <w:rPr>
            <w:rFonts w:ascii="微软雅黑" w:hAnsi="微软雅黑"/>
            <w:snapToGrid w:val="0"/>
            <w:color w:val="0000FF"/>
            <w:rPrChange w:id="459" w:author="xingyiren" w:date="2025-10-10T19:17:00Z">
              <w:rPr>
                <w:rFonts w:eastAsia="方正兰亭黑简体"/>
                <w:snapToGrid w:val="0"/>
              </w:rPr>
            </w:rPrChange>
          </w:rPr>
          <w:t>的能力</w:t>
        </w:r>
      </w:ins>
      <w:r>
        <w:rPr>
          <w:rFonts w:ascii="微软雅黑" w:hAnsi="微软雅黑" w:hint="eastAsia"/>
          <w:snapToGrid w:val="0"/>
          <w:color w:val="0000FF"/>
        </w:rPr>
        <w:t>，</w:t>
      </w:r>
      <w:ins w:id="460" w:author="xingyiren" w:date="2025-10-10T18:57:00Z">
        <w:r w:rsidR="00FF78B2" w:rsidRPr="006538CB">
          <w:rPr>
            <w:rFonts w:ascii="微软雅黑" w:hAnsi="微软雅黑"/>
            <w:snapToGrid w:val="0"/>
            <w:color w:val="0000FF"/>
            <w:rPrChange w:id="461" w:author="xingyiren" w:date="2025-10-10T19:17:00Z">
              <w:rPr>
                <w:rFonts w:eastAsia="方正兰亭黑简体"/>
                <w:snapToGrid w:val="0"/>
              </w:rPr>
            </w:rPrChange>
          </w:rPr>
          <w:t>在此</w:t>
        </w:r>
      </w:ins>
      <w:ins w:id="462" w:author="xingyiren" w:date="2025-10-10T18:56:00Z">
        <w:r w:rsidR="00FF78B2" w:rsidRPr="006538CB">
          <w:rPr>
            <w:rFonts w:ascii="微软雅黑" w:hAnsi="微软雅黑"/>
            <w:snapToGrid w:val="0"/>
            <w:color w:val="0000FF"/>
            <w:szCs w:val="21"/>
            <w:rPrChange w:id="463" w:author="xingyiren" w:date="2025-10-10T19:17:00Z">
              <w:rPr>
                <w:rFonts w:eastAsia="方正兰亭黑简体"/>
                <w:sz w:val="30"/>
                <w:szCs w:val="30"/>
              </w:rPr>
            </w:rPrChange>
          </w:rPr>
          <w:t>我们着重介绍下</w:t>
        </w:r>
        <w:r w:rsidR="00FF78B2" w:rsidRPr="006538CB">
          <w:rPr>
            <w:rFonts w:ascii="微软雅黑" w:hAnsi="微软雅黑"/>
            <w:snapToGrid w:val="0"/>
            <w:color w:val="0000FF"/>
            <w:rPrChange w:id="464" w:author="xingyiren" w:date="2025-10-10T19:17:00Z">
              <w:rPr>
                <w:rFonts w:eastAsia="方正兰亭黑简体"/>
                <w:snapToGrid w:val="0"/>
              </w:rPr>
            </w:rPrChange>
          </w:rPr>
          <w:t>在</w:t>
        </w:r>
      </w:ins>
      <w:r w:rsidR="001C090F">
        <w:rPr>
          <w:rFonts w:ascii="微软雅黑" w:hAnsi="微软雅黑" w:hint="eastAsia"/>
          <w:snapToGrid w:val="0"/>
          <w:color w:val="0000FF"/>
        </w:rPr>
        <w:t>微调</w:t>
      </w:r>
      <w:ins w:id="465" w:author="xingyiren" w:date="2025-10-10T18:56:00Z">
        <w:r w:rsidR="00FF78B2" w:rsidRPr="006538CB">
          <w:rPr>
            <w:rFonts w:ascii="微软雅黑" w:hAnsi="微软雅黑"/>
            <w:snapToGrid w:val="0"/>
            <w:color w:val="0000FF"/>
            <w:rPrChange w:id="466" w:author="xingyiren" w:date="2025-10-10T19:17:00Z">
              <w:rPr>
                <w:rFonts w:eastAsia="方正兰亭黑简体"/>
                <w:snapToGrid w:val="0"/>
              </w:rPr>
            </w:rPrChange>
          </w:rPr>
          <w:t>模块的架构。</w:t>
        </w:r>
      </w:ins>
      <w:del w:id="467" w:author="xingyiren" w:date="2025-10-10T18:54:00Z">
        <w:r w:rsidR="002E1474" w:rsidRPr="006538CB" w:rsidDel="00773826">
          <w:rPr>
            <w:rFonts w:ascii="微软雅黑" w:hAnsi="微软雅黑" w:hint="eastAsia"/>
            <w:snapToGrid w:val="0"/>
            <w:color w:val="0000FF"/>
            <w:szCs w:val="21"/>
            <w:rPrChange w:id="468" w:author="xingyiren" w:date="2025-10-10T19:1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现有解决方案的不足</w:delText>
        </w:r>
      </w:del>
    </w:p>
    <w:p w14:paraId="47C6F937" w14:textId="37539969" w:rsidR="00B75237" w:rsidRPr="006538CB" w:rsidRDefault="00B75237" w:rsidP="00B75237">
      <w:pPr>
        <w:pStyle w:val="1c"/>
        <w:rPr>
          <w:ins w:id="469" w:author="xingyiren" w:date="2025-10-10T19:08:00Z"/>
          <w:rFonts w:ascii="微软雅黑" w:hAnsi="微软雅黑"/>
          <w:snapToGrid w:val="0"/>
          <w:color w:val="0000FF"/>
          <w:szCs w:val="21"/>
          <w:rPrChange w:id="470" w:author="xingyiren" w:date="2025-10-10T19:17:00Z">
            <w:rPr>
              <w:ins w:id="471" w:author="xingyiren" w:date="2025-10-10T19:08:00Z"/>
              <w:snapToGrid w:val="0"/>
              <w:szCs w:val="21"/>
            </w:rPr>
          </w:rPrChange>
        </w:rPr>
      </w:pPr>
    </w:p>
    <w:p w14:paraId="1D31103D" w14:textId="288BCA81" w:rsidR="00B75237" w:rsidRPr="006538CB" w:rsidRDefault="00B75237" w:rsidP="00B75237">
      <w:pPr>
        <w:pStyle w:val="1c"/>
        <w:numPr>
          <w:ilvl w:val="0"/>
          <w:numId w:val="67"/>
        </w:numPr>
        <w:rPr>
          <w:ins w:id="472" w:author="xingyiren" w:date="2025-10-10T19:08:00Z"/>
          <w:rFonts w:ascii="微软雅黑" w:hAnsi="微软雅黑"/>
          <w:snapToGrid w:val="0"/>
          <w:color w:val="0000FF"/>
          <w:szCs w:val="21"/>
          <w:rPrChange w:id="473" w:author="xingyiren" w:date="2025-10-10T19:17:00Z">
            <w:rPr>
              <w:ins w:id="474" w:author="xingyiren" w:date="2025-10-10T19:08:00Z"/>
              <w:snapToGrid w:val="0"/>
              <w:szCs w:val="21"/>
            </w:rPr>
          </w:rPrChange>
        </w:rPr>
      </w:pPr>
      <w:ins w:id="475" w:author="xingyiren" w:date="2025-10-10T19:08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76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硬件层：</w:t>
        </w:r>
      </w:ins>
      <w:ins w:id="477" w:author="xingyiren" w:date="2025-10-10T19:09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78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依托华为云</w:t>
        </w:r>
        <w:r w:rsidRPr="006538CB">
          <w:rPr>
            <w:rFonts w:ascii="微软雅黑" w:hAnsi="微软雅黑"/>
            <w:snapToGrid w:val="0"/>
            <w:color w:val="0000FF"/>
            <w:szCs w:val="21"/>
            <w:rPrChange w:id="479" w:author="xingyiren" w:date="2025-10-10T19:17:00Z">
              <w:rPr>
                <w:snapToGrid w:val="0"/>
                <w:szCs w:val="21"/>
              </w:rPr>
            </w:rPrChange>
          </w:rPr>
          <w:t>ModelArts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80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平台昇</w:t>
        </w:r>
        <w:proofErr w:type="gramStart"/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81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腾算力</w:t>
        </w:r>
      </w:ins>
      <w:proofErr w:type="gramEnd"/>
      <w:ins w:id="482" w:author="xingyiren" w:date="2025-10-10T19:12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83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。</w:t>
        </w:r>
      </w:ins>
    </w:p>
    <w:p w14:paraId="02A40ECC" w14:textId="34B12484" w:rsidR="00B75237" w:rsidRPr="006538CB" w:rsidRDefault="00B75237" w:rsidP="00854455">
      <w:pPr>
        <w:pStyle w:val="1c"/>
        <w:numPr>
          <w:ilvl w:val="0"/>
          <w:numId w:val="67"/>
        </w:numPr>
        <w:rPr>
          <w:ins w:id="484" w:author="xingyiren" w:date="2025-10-10T19:09:00Z"/>
          <w:rFonts w:ascii="微软雅黑" w:hAnsi="微软雅黑"/>
          <w:snapToGrid w:val="0"/>
          <w:color w:val="0000FF"/>
          <w:szCs w:val="21"/>
          <w:rPrChange w:id="485" w:author="xingyiren" w:date="2025-10-10T19:17:00Z">
            <w:rPr>
              <w:ins w:id="486" w:author="xingyiren" w:date="2025-10-10T19:09:00Z"/>
              <w:snapToGrid w:val="0"/>
              <w:szCs w:val="21"/>
            </w:rPr>
          </w:rPrChange>
        </w:rPr>
      </w:pPr>
      <w:ins w:id="487" w:author="xingyiren" w:date="2025-10-10T19:08:00Z">
        <w:r w:rsidRPr="006538CB">
          <w:rPr>
            <w:rFonts w:ascii="微软雅黑" w:hAnsi="微软雅黑"/>
            <w:snapToGrid w:val="0"/>
            <w:color w:val="0000FF"/>
            <w:szCs w:val="21"/>
            <w:rPrChange w:id="488" w:author="xingyiren" w:date="2025-10-10T19:17:00Z">
              <w:rPr>
                <w:snapToGrid w:val="0"/>
                <w:szCs w:val="21"/>
              </w:rPr>
            </w:rPrChange>
          </w:rPr>
          <w:t>AI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89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框架层：</w:t>
        </w:r>
      </w:ins>
      <w:ins w:id="490" w:author="xingyiren" w:date="2025-10-10T19:15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91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昇思</w:t>
        </w:r>
        <w:r w:rsidRPr="006538CB">
          <w:rPr>
            <w:rFonts w:ascii="微软雅黑" w:hAnsi="微软雅黑"/>
            <w:snapToGrid w:val="0"/>
            <w:color w:val="0000FF"/>
            <w:szCs w:val="21"/>
            <w:rPrChange w:id="492" w:author="xingyiren" w:date="2025-10-10T19:17:00Z">
              <w:rPr>
                <w:snapToGrid w:val="0"/>
                <w:szCs w:val="21"/>
              </w:rPr>
            </w:rPrChange>
          </w:rPr>
          <w:t>MindSpore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93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框架提供了</w:t>
        </w:r>
      </w:ins>
      <w:ins w:id="494" w:author="xingyiren" w:date="2025-10-10T19:16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95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函数式</w:t>
        </w:r>
        <w:r w:rsidRPr="006538CB">
          <w:rPr>
            <w:rFonts w:ascii="微软雅黑" w:hAnsi="微软雅黑"/>
            <w:snapToGrid w:val="0"/>
            <w:color w:val="0000FF"/>
            <w:szCs w:val="21"/>
            <w:rPrChange w:id="496" w:author="xingyiren" w:date="2025-10-10T19:17:00Z">
              <w:rPr>
                <w:snapToGrid w:val="0"/>
                <w:szCs w:val="21"/>
              </w:rPr>
            </w:rPrChange>
          </w:rPr>
          <w:t>+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97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面向对象融合编程、动静统一、高效数据引擎、自动并行等能力</w:t>
        </w:r>
      </w:ins>
      <w:ins w:id="498" w:author="xingyiren" w:date="2025-10-10T19:15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499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，</w:t>
        </w:r>
      </w:ins>
      <w:ins w:id="500" w:author="xingyiren" w:date="2025-10-10T19:16:00Z">
        <w:r w:rsidRPr="006538CB">
          <w:rPr>
            <w:rFonts w:ascii="微软雅黑" w:hAnsi="微软雅黑"/>
            <w:snapToGrid w:val="0"/>
            <w:color w:val="0000FF"/>
            <w:szCs w:val="21"/>
            <w:rPrChange w:id="501" w:author="xingyiren" w:date="2025-10-10T19:17:00Z">
              <w:rPr>
                <w:snapToGrid w:val="0"/>
                <w:szCs w:val="21"/>
              </w:rPr>
            </w:rPrChange>
          </w:rPr>
          <w:t xml:space="preserve"> </w:t>
        </w:r>
      </w:ins>
      <w:ins w:id="502" w:author="xingyiren" w:date="2025-10-10T19:09:00Z">
        <w:r w:rsidRPr="006538CB">
          <w:rPr>
            <w:rFonts w:ascii="微软雅黑" w:hAnsi="微软雅黑"/>
            <w:snapToGrid w:val="0"/>
            <w:color w:val="0000FF"/>
            <w:szCs w:val="21"/>
            <w:rPrChange w:id="503" w:author="xingyiren" w:date="2025-10-10T19:17:00Z">
              <w:rPr>
                <w:snapToGrid w:val="0"/>
                <w:szCs w:val="21"/>
              </w:rPr>
            </w:rPrChange>
          </w:rPr>
          <w:t>MindSpore NLP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04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套件</w:t>
        </w:r>
      </w:ins>
      <w:ins w:id="505" w:author="xingyiren" w:date="2025-10-10T19:12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06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将</w:t>
        </w:r>
      </w:ins>
      <w:ins w:id="507" w:author="xingyiren" w:date="2025-10-10T19:16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08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这些</w:t>
        </w:r>
      </w:ins>
      <w:ins w:id="509" w:author="xingyiren" w:date="2025-10-10T19:12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10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优势特性与实际需求匹配，</w:t>
        </w:r>
      </w:ins>
      <w:ins w:id="511" w:author="xingyiren" w:date="2025-10-10T19:14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12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实现简便的模型开发，</w:t>
        </w:r>
        <w:r w:rsidR="00D70162" w:rsidRPr="006538CB">
          <w:rPr>
            <w:rFonts w:ascii="微软雅黑" w:hAnsi="微软雅黑" w:hint="eastAsia"/>
            <w:color w:val="0000FF"/>
            <w:szCs w:val="21"/>
            <w:rPrChange w:id="513" w:author="xingyiren" w:date="2025-10-10T19:17:00Z">
              <w:rPr>
                <w:rFonts w:hint="eastAsia"/>
                <w:szCs w:val="21"/>
              </w:rPr>
            </w:rPrChange>
          </w:rPr>
          <w:t>高效的数据预处理</w:t>
        </w:r>
        <w:r w:rsidRPr="006538CB">
          <w:rPr>
            <w:rFonts w:ascii="微软雅黑" w:hAnsi="微软雅黑" w:hint="eastAsia"/>
            <w:color w:val="0000FF"/>
            <w:szCs w:val="21"/>
            <w:rPrChange w:id="514" w:author="xingyiren" w:date="2025-10-10T19:17:00Z">
              <w:rPr>
                <w:rFonts w:hint="eastAsia"/>
                <w:szCs w:val="21"/>
              </w:rPr>
            </w:rPrChange>
          </w:rPr>
          <w:t>，以及</w:t>
        </w:r>
        <w:proofErr w:type="gramStart"/>
        <w:r w:rsidR="00D70162" w:rsidRPr="006538CB">
          <w:rPr>
            <w:rFonts w:ascii="微软雅黑" w:hAnsi="微软雅黑" w:hint="eastAsia"/>
            <w:snapToGrid w:val="0"/>
            <w:color w:val="0000FF"/>
            <w:szCs w:val="21"/>
            <w:rPrChange w:id="515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预训练</w:t>
        </w:r>
        <w:proofErr w:type="gramEnd"/>
        <w:r w:rsidR="00D70162" w:rsidRPr="006538CB">
          <w:rPr>
            <w:rFonts w:ascii="微软雅黑" w:hAnsi="微软雅黑" w:hint="eastAsia"/>
            <w:snapToGrid w:val="0"/>
            <w:color w:val="0000FF"/>
            <w:szCs w:val="21"/>
            <w:rPrChange w:id="516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模型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17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的快速调用。</w:t>
        </w:r>
      </w:ins>
    </w:p>
    <w:p w14:paraId="4F380EBB" w14:textId="54FAE1E6" w:rsidR="00B75237" w:rsidRPr="006538CB" w:rsidRDefault="00B75237">
      <w:pPr>
        <w:pStyle w:val="1c"/>
        <w:numPr>
          <w:ilvl w:val="0"/>
          <w:numId w:val="67"/>
        </w:numPr>
        <w:rPr>
          <w:ins w:id="518" w:author="xingyiren" w:date="2025-10-10T19:08:00Z"/>
          <w:rFonts w:ascii="微软雅黑" w:hAnsi="微软雅黑"/>
          <w:snapToGrid w:val="0"/>
          <w:color w:val="0000FF"/>
          <w:szCs w:val="21"/>
          <w:rPrChange w:id="519" w:author="xingyiren" w:date="2025-10-10T19:17:00Z">
            <w:rPr>
              <w:ins w:id="520" w:author="xingyiren" w:date="2025-10-10T19:08:00Z"/>
              <w:rFonts w:ascii="宋体" w:eastAsia="宋体" w:hAnsi="宋体"/>
              <w:sz w:val="30"/>
              <w:szCs w:val="30"/>
            </w:rPr>
          </w:rPrChange>
        </w:rPr>
        <w:pPrChange w:id="521" w:author="xingyiren" w:date="2025-10-10T19:08:00Z">
          <w:pPr>
            <w:pStyle w:val="30"/>
            <w:numPr>
              <w:numId w:val="19"/>
            </w:numPr>
            <w:ind w:left="360" w:hanging="360"/>
          </w:pPr>
        </w:pPrChange>
      </w:pPr>
      <w:ins w:id="522" w:author="xingyiren" w:date="2025-10-10T19:09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23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模型算法层：</w:t>
        </w:r>
      </w:ins>
      <w:ins w:id="524" w:author="xingyiren" w:date="2025-10-10T19:14:00Z"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25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通过</w:t>
        </w:r>
        <w:r w:rsidRPr="006538CB">
          <w:rPr>
            <w:rFonts w:ascii="微软雅黑" w:hAnsi="微软雅黑"/>
            <w:snapToGrid w:val="0"/>
            <w:color w:val="0000FF"/>
            <w:szCs w:val="21"/>
            <w:rPrChange w:id="526" w:author="xingyiren" w:date="2025-10-10T19:17:00Z">
              <w:rPr>
                <w:snapToGrid w:val="0"/>
                <w:szCs w:val="21"/>
              </w:rPr>
            </w:rPrChange>
          </w:rPr>
          <w:t>MindSpore</w:t>
        </w:r>
      </w:ins>
      <w:ins w:id="527" w:author="xingyiren" w:date="2025-10-10T19:17:00Z">
        <w:r w:rsidRPr="006538CB">
          <w:rPr>
            <w:rFonts w:ascii="微软雅黑" w:hAnsi="微软雅黑"/>
            <w:snapToGrid w:val="0"/>
            <w:color w:val="0000FF"/>
            <w:szCs w:val="21"/>
            <w:rPrChange w:id="528" w:author="xingyiren" w:date="2025-10-10T19:17:00Z">
              <w:rPr>
                <w:snapToGrid w:val="0"/>
                <w:szCs w:val="21"/>
              </w:rPr>
            </w:rPrChange>
          </w:rPr>
          <w:t xml:space="preserve"> NLP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29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套件调用</w:t>
        </w:r>
        <w:r w:rsidRPr="006538CB">
          <w:rPr>
            <w:rFonts w:ascii="微软雅黑" w:hAnsi="微软雅黑"/>
            <w:snapToGrid w:val="0"/>
            <w:color w:val="0000FF"/>
            <w:szCs w:val="21"/>
            <w:rPrChange w:id="530" w:author="xingyiren" w:date="2025-10-10T19:17:00Z">
              <w:rPr>
                <w:snapToGrid w:val="0"/>
                <w:szCs w:val="21"/>
              </w:rPr>
            </w:rPrChange>
          </w:rPr>
          <w:t>DeepSeek-R1-Distill-Qwen-1.5B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31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模型，并</w:t>
        </w:r>
        <w:r w:rsidR="00D70162" w:rsidRPr="006538CB">
          <w:rPr>
            <w:rFonts w:ascii="微软雅黑" w:hAnsi="微软雅黑" w:hint="eastAsia"/>
            <w:snapToGrid w:val="0"/>
            <w:color w:val="0000FF"/>
            <w:szCs w:val="21"/>
            <w:rPrChange w:id="532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基于标注好的新闻数据</w:t>
        </w:r>
        <w:r w:rsidRPr="006538CB">
          <w:rPr>
            <w:rFonts w:ascii="微软雅黑" w:hAnsi="微软雅黑" w:hint="eastAsia"/>
            <w:snapToGrid w:val="0"/>
            <w:color w:val="0000FF"/>
            <w:szCs w:val="21"/>
            <w:rPrChange w:id="533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实现</w:t>
        </w:r>
        <w:r w:rsidRPr="006538CB">
          <w:rPr>
            <w:rFonts w:ascii="微软雅黑" w:hAnsi="微软雅黑"/>
            <w:snapToGrid w:val="0"/>
            <w:color w:val="0000FF"/>
            <w:szCs w:val="21"/>
            <w:rPrChange w:id="534" w:author="xingyiren" w:date="2025-10-10T19:17:00Z">
              <w:rPr>
                <w:snapToGrid w:val="0"/>
                <w:szCs w:val="21"/>
              </w:rPr>
            </w:rPrChange>
          </w:rPr>
          <w:t>LoRA</w:t>
        </w:r>
        <w:r w:rsidR="00D70162" w:rsidRPr="006538CB">
          <w:rPr>
            <w:rFonts w:ascii="微软雅黑" w:hAnsi="微软雅黑" w:hint="eastAsia"/>
            <w:snapToGrid w:val="0"/>
            <w:color w:val="0000FF"/>
            <w:szCs w:val="21"/>
            <w:rPrChange w:id="535" w:author="xingyiren" w:date="2025-10-10T19:17:00Z">
              <w:rPr>
                <w:rFonts w:hint="eastAsia"/>
                <w:snapToGrid w:val="0"/>
                <w:szCs w:val="21"/>
              </w:rPr>
            </w:rPrChange>
          </w:rPr>
          <w:t>微调。</w:t>
        </w:r>
      </w:ins>
    </w:p>
    <w:p w14:paraId="6DDD653A" w14:textId="187517DF" w:rsidR="002E1474" w:rsidRPr="006538CB" w:rsidDel="00773826" w:rsidRDefault="002E1474">
      <w:pPr>
        <w:pStyle w:val="1c"/>
        <w:rPr>
          <w:del w:id="536" w:author="xingyiren" w:date="2025-10-10T18:54:00Z"/>
          <w:rFonts w:ascii="微软雅黑" w:hAnsi="微软雅黑"/>
          <w:sz w:val="28"/>
          <w:szCs w:val="28"/>
          <w:rPrChange w:id="537" w:author="xingyiren" w:date="2025-10-10T18:16:00Z">
            <w:rPr>
              <w:del w:id="538" w:author="xingyiren" w:date="2025-10-10T18:54:00Z"/>
              <w:rFonts w:ascii="宋体" w:eastAsia="宋体" w:hAnsi="宋体"/>
              <w:sz w:val="28"/>
              <w:szCs w:val="28"/>
            </w:rPr>
          </w:rPrChange>
        </w:rPr>
        <w:pPrChange w:id="539" w:author="xingyiren" w:date="2025-10-10T19:08:00Z">
          <w:pPr>
            <w:pStyle w:val="30"/>
            <w:numPr>
              <w:numId w:val="0"/>
            </w:numPr>
            <w:ind w:left="360" w:firstLineChars="200" w:firstLine="560"/>
          </w:pPr>
        </w:pPrChange>
      </w:pPr>
      <w:del w:id="540" w:author="xingyiren" w:date="2025-10-10T18:54:00Z">
        <w:r w:rsidRPr="006538CB" w:rsidDel="00773826">
          <w:rPr>
            <w:rFonts w:ascii="微软雅黑" w:hAnsi="微软雅黑" w:hint="eastAsia"/>
            <w:sz w:val="28"/>
            <w:szCs w:val="28"/>
            <w:rPrChange w:id="541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传统的语音合成播报技术往往采用单一、客观、中立的语调，呈现出字正腔圆但缺乏情感的表达风格，无法适时展现语调的抑扬顿挫、节奏的快慢变化，影响整个数字人系统的说服力与亲和力。</w:delText>
        </w:r>
      </w:del>
    </w:p>
    <w:p w14:paraId="11A54848" w14:textId="233B76B4" w:rsidR="00732452" w:rsidRPr="006538CB" w:rsidDel="00773826" w:rsidRDefault="00215F41">
      <w:pPr>
        <w:pStyle w:val="1c"/>
        <w:rPr>
          <w:del w:id="542" w:author="xingyiren" w:date="2025-10-10T18:54:00Z"/>
          <w:rFonts w:ascii="微软雅黑" w:hAnsi="微软雅黑"/>
          <w:sz w:val="30"/>
          <w:szCs w:val="30"/>
          <w:rPrChange w:id="543" w:author="xingyiren" w:date="2025-10-10T18:16:00Z">
            <w:rPr>
              <w:del w:id="544" w:author="xingyiren" w:date="2025-10-10T18:54:00Z"/>
              <w:rFonts w:ascii="宋体" w:eastAsia="宋体" w:hAnsi="宋体"/>
              <w:sz w:val="30"/>
              <w:szCs w:val="30"/>
            </w:rPr>
          </w:rPrChange>
        </w:rPr>
        <w:pPrChange w:id="545" w:author="xingyiren" w:date="2025-10-10T19:08:00Z">
          <w:pPr>
            <w:pStyle w:val="4a"/>
            <w:numPr>
              <w:numId w:val="22"/>
            </w:numPr>
            <w:ind w:left="360" w:hanging="360"/>
          </w:pPr>
        </w:pPrChange>
      </w:pPr>
      <w:del w:id="546" w:author="xingyiren" w:date="2025-10-10T18:54:00Z">
        <w:r w:rsidRPr="006538CB" w:rsidDel="00773826">
          <w:rPr>
            <w:rFonts w:ascii="微软雅黑" w:hAnsi="微软雅黑" w:hint="eastAsia"/>
            <w:sz w:val="30"/>
            <w:szCs w:val="30"/>
            <w:rPrChange w:id="547" w:author="xingyiren" w:date="2025-10-10T18:1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项目整体方案介绍</w:delText>
        </w:r>
      </w:del>
    </w:p>
    <w:p w14:paraId="26A52731" w14:textId="4349F273" w:rsidR="002E1474" w:rsidRPr="006538CB" w:rsidDel="00773826" w:rsidRDefault="002E1474">
      <w:pPr>
        <w:pStyle w:val="1c"/>
        <w:rPr>
          <w:del w:id="548" w:author="xingyiren" w:date="2025-10-10T18:54:00Z"/>
          <w:rFonts w:ascii="微软雅黑" w:hAnsi="微软雅黑"/>
          <w:sz w:val="28"/>
          <w:szCs w:val="28"/>
          <w:rPrChange w:id="549" w:author="xingyiren" w:date="2025-10-10T18:16:00Z">
            <w:rPr>
              <w:del w:id="550" w:author="xingyiren" w:date="2025-10-10T18:54:00Z"/>
              <w:rFonts w:ascii="宋体" w:eastAsia="宋体" w:hAnsi="宋体"/>
              <w:sz w:val="28"/>
              <w:szCs w:val="28"/>
            </w:rPr>
          </w:rPrChange>
        </w:rPr>
        <w:pPrChange w:id="551" w:author="xingyiren" w:date="2025-10-10T19:08:00Z">
          <w:pPr>
            <w:pStyle w:val="4a"/>
            <w:numPr>
              <w:ilvl w:val="1"/>
              <w:numId w:val="22"/>
            </w:numPr>
            <w:tabs>
              <w:tab w:val="left" w:pos="840"/>
            </w:tabs>
            <w:ind w:left="880" w:hanging="440"/>
          </w:pPr>
        </w:pPrChange>
      </w:pPr>
      <w:del w:id="552" w:author="xingyiren" w:date="2025-10-10T18:54:00Z">
        <w:r w:rsidRPr="006538CB" w:rsidDel="00773826">
          <w:rPr>
            <w:rFonts w:ascii="微软雅黑" w:hAnsi="微软雅黑" w:hint="eastAsia"/>
            <w:b/>
            <w:bCs/>
            <w:sz w:val="28"/>
            <w:szCs w:val="28"/>
            <w:rPrChange w:id="553" w:author="xingyiren" w:date="2025-10-10T18:16:00Z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rPrChange>
          </w:rPr>
          <w:delText>新闻智能搜索</w:delText>
        </w:r>
        <w:r w:rsidRPr="006538CB" w:rsidDel="00773826">
          <w:rPr>
            <w:rFonts w:ascii="微软雅黑" w:hAnsi="微软雅黑" w:hint="eastAsia"/>
            <w:sz w:val="28"/>
            <w:szCs w:val="28"/>
            <w:rPrChange w:id="554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：通过调用外部</w:delText>
        </w:r>
        <w:r w:rsidRPr="006538CB" w:rsidDel="00773826">
          <w:rPr>
            <w:rFonts w:ascii="微软雅黑" w:hAnsi="微软雅黑"/>
            <w:sz w:val="28"/>
            <w:szCs w:val="28"/>
            <w:rPrChange w:id="555" w:author="xingyiren" w:date="2025-10-10T18:16:00Z">
              <w:rPr>
                <w:rFonts w:ascii="宋体" w:eastAsia="宋体" w:hAnsi="宋体"/>
                <w:sz w:val="28"/>
                <w:szCs w:val="28"/>
              </w:rPr>
            </w:rPrChange>
          </w:rPr>
          <w:delText>api</w:delText>
        </w:r>
        <w:r w:rsidRPr="006538CB" w:rsidDel="00773826">
          <w:rPr>
            <w:rFonts w:ascii="微软雅黑" w:hAnsi="微软雅黑" w:hint="eastAsia"/>
            <w:sz w:val="28"/>
            <w:szCs w:val="28"/>
            <w:rPrChange w:id="556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，实现新闻精确检索，并支持</w:delText>
        </w:r>
        <w:r w:rsidRPr="006538CB" w:rsidDel="00773826">
          <w:rPr>
            <w:rFonts w:ascii="微软雅黑" w:hAnsi="微软雅黑"/>
            <w:sz w:val="28"/>
            <w:szCs w:val="28"/>
            <w:rPrChange w:id="557" w:author="xingyiren" w:date="2025-10-10T18:16:00Z">
              <w:rPr>
                <w:rFonts w:ascii="宋体" w:eastAsia="宋体" w:hAnsi="宋体"/>
                <w:sz w:val="28"/>
                <w:szCs w:val="28"/>
              </w:rPr>
            </w:rPrChange>
          </w:rPr>
          <w:delText>AI</w:delText>
        </w:r>
        <w:r w:rsidRPr="006538CB" w:rsidDel="00773826">
          <w:rPr>
            <w:rFonts w:ascii="微软雅黑" w:hAnsi="微软雅黑" w:hint="eastAsia"/>
            <w:sz w:val="28"/>
            <w:szCs w:val="28"/>
            <w:rPrChange w:id="558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领域新闻的增强检索。</w:delText>
        </w:r>
      </w:del>
    </w:p>
    <w:p w14:paraId="28DD54C6" w14:textId="61EBADE7" w:rsidR="002E1474" w:rsidRPr="006538CB" w:rsidDel="00773826" w:rsidRDefault="008C22FC">
      <w:pPr>
        <w:pStyle w:val="1c"/>
        <w:rPr>
          <w:del w:id="559" w:author="xingyiren" w:date="2025-10-10T18:54:00Z"/>
          <w:rFonts w:ascii="微软雅黑" w:hAnsi="微软雅黑"/>
          <w:sz w:val="28"/>
          <w:szCs w:val="28"/>
          <w:rPrChange w:id="560" w:author="xingyiren" w:date="2025-10-10T18:16:00Z">
            <w:rPr>
              <w:del w:id="561" w:author="xingyiren" w:date="2025-10-10T18:54:00Z"/>
              <w:rFonts w:ascii="宋体" w:eastAsia="宋体" w:hAnsi="宋体"/>
              <w:sz w:val="28"/>
              <w:szCs w:val="28"/>
            </w:rPr>
          </w:rPrChange>
        </w:rPr>
        <w:pPrChange w:id="562" w:author="xingyiren" w:date="2025-10-10T19:08:00Z">
          <w:pPr>
            <w:pStyle w:val="4a"/>
            <w:numPr>
              <w:ilvl w:val="1"/>
              <w:numId w:val="22"/>
            </w:numPr>
            <w:tabs>
              <w:tab w:val="left" w:pos="840"/>
            </w:tabs>
            <w:ind w:left="880" w:hanging="440"/>
          </w:pPr>
        </w:pPrChange>
      </w:pPr>
      <w:del w:id="563" w:author="xingyiren" w:date="2025-10-10T18:54:00Z">
        <w:r w:rsidRPr="006538CB" w:rsidDel="00773826">
          <w:rPr>
            <w:rFonts w:ascii="微软雅黑" w:hAnsi="微软雅黑" w:hint="eastAsia"/>
            <w:b/>
            <w:bCs/>
            <w:sz w:val="28"/>
            <w:szCs w:val="28"/>
            <w:rPrChange w:id="564" w:author="xingyiren" w:date="2025-10-10T18:16:00Z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rPrChange>
          </w:rPr>
          <w:delText>新闻</w:delText>
        </w:r>
        <w:r w:rsidR="002E1474" w:rsidRPr="006538CB" w:rsidDel="00773826">
          <w:rPr>
            <w:rFonts w:ascii="微软雅黑" w:hAnsi="微软雅黑" w:hint="eastAsia"/>
            <w:b/>
            <w:bCs/>
            <w:sz w:val="28"/>
            <w:szCs w:val="28"/>
            <w:rPrChange w:id="565" w:author="xingyiren" w:date="2025-10-10T18:16:00Z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rPrChange>
          </w:rPr>
          <w:delText>情感化分析</w:delText>
        </w:r>
        <w:r w:rsidR="002E1474" w:rsidRPr="006538CB" w:rsidDel="00773826">
          <w:rPr>
            <w:rFonts w:ascii="微软雅黑" w:hAnsi="微软雅黑" w:hint="eastAsia"/>
            <w:sz w:val="28"/>
            <w:szCs w:val="28"/>
            <w:rPrChange w:id="566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：我们的系统通过</w:delText>
        </w:r>
        <w:r w:rsidR="002E1474" w:rsidRPr="006538CB" w:rsidDel="00773826">
          <w:rPr>
            <w:rFonts w:ascii="微软雅黑" w:hAnsi="微软雅黑" w:hint="eastAsia"/>
            <w:b/>
            <w:bCs/>
            <w:sz w:val="28"/>
            <w:szCs w:val="28"/>
            <w:rPrChange w:id="567" w:author="xingyiren" w:date="2025-10-10T18:16:00Z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rPrChange>
          </w:rPr>
          <w:delText>深度情感分析</w:delText>
        </w:r>
        <w:r w:rsidR="002E1474" w:rsidRPr="006538CB" w:rsidDel="00773826">
          <w:rPr>
            <w:rFonts w:ascii="微软雅黑" w:hAnsi="微软雅黑" w:hint="eastAsia"/>
            <w:sz w:val="28"/>
            <w:szCs w:val="28"/>
            <w:rPrChange w:id="568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，能够精准识别新闻稿件中蕴含的喜悦、悲伤、愤怒、振奋等多种复杂情绪。</w:delText>
        </w:r>
      </w:del>
    </w:p>
    <w:p w14:paraId="46C4B393" w14:textId="60FAA61E" w:rsidR="002E1474" w:rsidRPr="006538CB" w:rsidDel="00773826" w:rsidRDefault="002E1474">
      <w:pPr>
        <w:pStyle w:val="1c"/>
        <w:rPr>
          <w:del w:id="569" w:author="xingyiren" w:date="2025-10-10T18:54:00Z"/>
          <w:rFonts w:ascii="微软雅黑" w:hAnsi="微软雅黑"/>
          <w:sz w:val="28"/>
          <w:szCs w:val="28"/>
          <w:rPrChange w:id="570" w:author="xingyiren" w:date="2025-10-10T18:16:00Z">
            <w:rPr>
              <w:del w:id="571" w:author="xingyiren" w:date="2025-10-10T18:54:00Z"/>
              <w:rFonts w:ascii="宋体" w:eastAsia="宋体" w:hAnsi="宋体"/>
              <w:sz w:val="28"/>
              <w:szCs w:val="28"/>
            </w:rPr>
          </w:rPrChange>
        </w:rPr>
        <w:pPrChange w:id="572" w:author="xingyiren" w:date="2025-10-10T19:08:00Z">
          <w:pPr>
            <w:pStyle w:val="4a"/>
            <w:numPr>
              <w:ilvl w:val="1"/>
              <w:numId w:val="22"/>
            </w:numPr>
            <w:tabs>
              <w:tab w:val="left" w:pos="840"/>
            </w:tabs>
            <w:ind w:left="880" w:hanging="440"/>
          </w:pPr>
        </w:pPrChange>
      </w:pPr>
      <w:del w:id="573" w:author="xingyiren" w:date="2025-10-10T18:54:00Z">
        <w:r w:rsidRPr="006538CB" w:rsidDel="00773826">
          <w:rPr>
            <w:rFonts w:ascii="微软雅黑" w:hAnsi="微软雅黑" w:hint="eastAsia"/>
            <w:b/>
            <w:bCs/>
            <w:sz w:val="28"/>
            <w:szCs w:val="28"/>
            <w:rPrChange w:id="574" w:author="xingyiren" w:date="2025-10-10T18:16:00Z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rPrChange>
          </w:rPr>
          <w:delText>动态语音匹配</w:delText>
        </w:r>
        <w:r w:rsidRPr="006538CB" w:rsidDel="00773826">
          <w:rPr>
            <w:rFonts w:ascii="微软雅黑" w:hAnsi="微软雅黑" w:hint="eastAsia"/>
            <w:sz w:val="28"/>
            <w:szCs w:val="28"/>
            <w:rPrChange w:id="575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：结合</w:delText>
        </w:r>
        <w:r w:rsidRPr="006538CB" w:rsidDel="00773826">
          <w:rPr>
            <w:rFonts w:ascii="微软雅黑" w:hAnsi="微软雅黑" w:hint="eastAsia"/>
            <w:b/>
            <w:bCs/>
            <w:sz w:val="28"/>
            <w:szCs w:val="28"/>
            <w:rPrChange w:id="576" w:author="xingyiren" w:date="2025-10-10T18:16:00Z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rPrChange>
          </w:rPr>
          <w:delText>多维度情感化</w:delText>
        </w:r>
        <w:r w:rsidRPr="006538CB" w:rsidDel="00773826">
          <w:rPr>
            <w:rFonts w:ascii="微软雅黑" w:hAnsi="微软雅黑"/>
            <w:b/>
            <w:bCs/>
            <w:sz w:val="28"/>
            <w:szCs w:val="28"/>
            <w:rPrChange w:id="577" w:author="xingyiren" w:date="2025-10-10T18:16:00Z">
              <w:rPr>
                <w:rFonts w:ascii="宋体" w:eastAsia="宋体" w:hAnsi="宋体"/>
                <w:b/>
                <w:bCs/>
                <w:sz w:val="28"/>
                <w:szCs w:val="28"/>
              </w:rPr>
            </w:rPrChange>
          </w:rPr>
          <w:delText>TTS</w:delText>
        </w:r>
        <w:r w:rsidRPr="006538CB" w:rsidDel="00773826">
          <w:rPr>
            <w:rFonts w:ascii="微软雅黑" w:hAnsi="微软雅黑" w:hint="eastAsia"/>
            <w:b/>
            <w:bCs/>
            <w:sz w:val="28"/>
            <w:szCs w:val="28"/>
            <w:rPrChange w:id="578" w:author="xingyiren" w:date="2025-10-10T18:16:00Z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rPrChange>
          </w:rPr>
          <w:delText>技术</w:delText>
        </w:r>
        <w:r w:rsidRPr="006538CB" w:rsidDel="00773826">
          <w:rPr>
            <w:rFonts w:ascii="微软雅黑" w:hAnsi="微软雅黑" w:hint="eastAsia"/>
            <w:sz w:val="28"/>
            <w:szCs w:val="28"/>
            <w:rPrChange w:id="579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，</w:delText>
        </w:r>
        <w:r w:rsidRPr="006538CB" w:rsidDel="00773826">
          <w:rPr>
            <w:rFonts w:ascii="微软雅黑" w:hAnsi="微软雅黑"/>
            <w:sz w:val="28"/>
            <w:szCs w:val="28"/>
            <w:rPrChange w:id="580" w:author="xingyiren" w:date="2025-10-10T18:16:00Z">
              <w:rPr>
                <w:rFonts w:ascii="宋体" w:eastAsia="宋体" w:hAnsi="宋体"/>
                <w:sz w:val="28"/>
                <w:szCs w:val="28"/>
              </w:rPr>
            </w:rPrChange>
          </w:rPr>
          <w:delText>AI</w:delText>
        </w:r>
        <w:r w:rsidRPr="006538CB" w:rsidDel="00773826">
          <w:rPr>
            <w:rFonts w:ascii="微软雅黑" w:hAnsi="微软雅黑" w:hint="eastAsia"/>
            <w:sz w:val="28"/>
            <w:szCs w:val="28"/>
            <w:rPrChange w:id="581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主播能够自动切换不同的音色、语速和语调，以最贴合内容情感的方式进行播报。</w:delText>
        </w:r>
      </w:del>
    </w:p>
    <w:p w14:paraId="6212966A" w14:textId="35836E56" w:rsidR="002742CC" w:rsidRPr="006538CB" w:rsidDel="00773826" w:rsidRDefault="002742CC">
      <w:pPr>
        <w:pStyle w:val="1c"/>
        <w:rPr>
          <w:moveFrom w:id="582" w:author="xingyiren" w:date="2025-10-10T18:47:00Z"/>
          <w:rFonts w:ascii="微软雅黑" w:hAnsi="微软雅黑"/>
          <w:sz w:val="30"/>
          <w:szCs w:val="30"/>
          <w:rPrChange w:id="583" w:author="xingyiren" w:date="2025-10-10T18:16:00Z">
            <w:rPr>
              <w:moveFrom w:id="584" w:author="xingyiren" w:date="2025-10-10T18:47:00Z"/>
              <w:rFonts w:ascii="宋体" w:eastAsia="宋体" w:hAnsi="宋体"/>
              <w:sz w:val="30"/>
              <w:szCs w:val="30"/>
            </w:rPr>
          </w:rPrChange>
        </w:rPr>
        <w:pPrChange w:id="585" w:author="xingyiren" w:date="2025-10-10T19:08:00Z">
          <w:pPr>
            <w:pStyle w:val="4a"/>
            <w:numPr>
              <w:numId w:val="22"/>
            </w:numPr>
            <w:ind w:left="360" w:hanging="360"/>
          </w:pPr>
        </w:pPrChange>
      </w:pPr>
      <w:moveFromRangeStart w:id="586" w:author="xingyiren" w:date="2025-10-10T18:47:00Z" w:name="move211014493"/>
      <w:moveFrom w:id="587" w:author="xingyiren" w:date="2025-10-10T18:47:00Z">
        <w:r w:rsidRPr="006538CB" w:rsidDel="00773826">
          <w:rPr>
            <w:rFonts w:ascii="微软雅黑" w:hAnsi="微软雅黑" w:hint="eastAsia"/>
            <w:sz w:val="30"/>
            <w:szCs w:val="30"/>
            <w:rPrChange w:id="588" w:author="xingyiren" w:date="2025-10-10T18:1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项目亮点</w:t>
        </w:r>
      </w:moveFrom>
    </w:p>
    <w:p w14:paraId="08FE5275" w14:textId="61C6E0A9" w:rsidR="00313929" w:rsidRPr="006538CB" w:rsidDel="00773826" w:rsidRDefault="00313929">
      <w:pPr>
        <w:pStyle w:val="1c"/>
        <w:rPr>
          <w:moveFrom w:id="589" w:author="xingyiren" w:date="2025-10-10T18:47:00Z"/>
          <w:rFonts w:ascii="微软雅黑" w:hAnsi="微软雅黑"/>
          <w:szCs w:val="21"/>
          <w:rPrChange w:id="590" w:author="xingyiren" w:date="2025-10-10T18:16:00Z">
            <w:rPr>
              <w:moveFrom w:id="591" w:author="xingyiren" w:date="2025-10-10T18:47:00Z"/>
              <w:rFonts w:ascii="Arial" w:eastAsia="宋体" w:hAnsi="Arial" w:cs="Arial"/>
              <w:color w:val="1A1C1E"/>
              <w:sz w:val="21"/>
              <w:szCs w:val="21"/>
            </w:rPr>
          </w:rPrChange>
        </w:rPr>
        <w:pPrChange w:id="592" w:author="xingyiren" w:date="2025-10-10T19:08:00Z">
          <w:pPr>
            <w:pStyle w:val="afffff5"/>
            <w:numPr>
              <w:numId w:val="22"/>
            </w:numPr>
            <w:shd w:val="clear" w:color="auto" w:fill="FFFFFF"/>
            <w:adjustRightInd/>
            <w:spacing w:before="120" w:beforeAutospacing="1" w:after="120" w:line="300" w:lineRule="atLeast"/>
            <w:ind w:leftChars="0" w:left="360" w:firstLineChars="0" w:hanging="360"/>
          </w:pPr>
        </w:pPrChange>
      </w:pPr>
      <w:moveFrom w:id="593" w:author="xingyiren" w:date="2025-10-10T18:47:00Z">
        <w:r w:rsidRPr="006538CB" w:rsidDel="00773826">
          <w:rPr>
            <w:rFonts w:ascii="微软雅黑" w:hAnsi="微软雅黑" w:hint="eastAsia"/>
            <w:b/>
            <w:bCs/>
            <w:szCs w:val="21"/>
            <w:rPrChange w:id="594" w:author="xingyiren" w:date="2025-10-10T18:16:00Z">
              <w:rPr>
                <w:rFonts w:ascii="Arial" w:eastAsia="宋体" w:hAnsi="Arial" w:cs="Arial" w:hint="eastAsia"/>
                <w:b/>
                <w:bCs/>
                <w:color w:val="1A1C1E"/>
                <w:sz w:val="21"/>
                <w:szCs w:val="21"/>
              </w:rPr>
            </w:rPrChange>
          </w:rPr>
          <w:t>本项目成功构建了一个全流程的</w:t>
        </w:r>
        <w:r w:rsidRPr="006538CB" w:rsidDel="00773826">
          <w:rPr>
            <w:rFonts w:ascii="微软雅黑" w:hAnsi="微软雅黑"/>
            <w:b/>
            <w:bCs/>
            <w:szCs w:val="21"/>
            <w:rPrChange w:id="595" w:author="xingyiren" w:date="2025-10-10T18:16:00Z">
              <w:rPr>
                <w:rFonts w:ascii="Arial" w:eastAsia="宋体" w:hAnsi="Arial" w:cs="Arial"/>
                <w:b/>
                <w:bCs/>
                <w:color w:val="1A1C1E"/>
                <w:sz w:val="21"/>
                <w:szCs w:val="21"/>
              </w:rPr>
            </w:rPrChange>
          </w:rPr>
          <w:t>AI</w:t>
        </w:r>
        <w:r w:rsidRPr="006538CB" w:rsidDel="00773826">
          <w:rPr>
            <w:rFonts w:ascii="微软雅黑" w:hAnsi="微软雅黑" w:hint="eastAsia"/>
            <w:b/>
            <w:bCs/>
            <w:szCs w:val="21"/>
            <w:rPrChange w:id="596" w:author="xingyiren" w:date="2025-10-10T18:16:00Z">
              <w:rPr>
                <w:rFonts w:ascii="Arial" w:eastAsia="宋体" w:hAnsi="Arial" w:cs="Arial" w:hint="eastAsia"/>
                <w:b/>
                <w:bCs/>
                <w:color w:val="1A1C1E"/>
                <w:sz w:val="21"/>
                <w:szCs w:val="21"/>
              </w:rPr>
            </w:rPrChange>
          </w:rPr>
          <w:t>新闻主播，其创新性体现在一个从信息获取到情感表达的完整智能链条中。</w:t>
        </w:r>
        <w:r w:rsidRPr="006538CB" w:rsidDel="00773826">
          <w:rPr>
            <w:rFonts w:ascii="微软雅黑" w:hAnsi="微软雅黑"/>
            <w:szCs w:val="21"/>
            <w:rPrChange w:id="597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 </w:t>
        </w:r>
      </w:moveFrom>
    </w:p>
    <w:p w14:paraId="722DFF98" w14:textId="2196B306" w:rsidR="00313929" w:rsidRPr="006538CB" w:rsidDel="00773826" w:rsidRDefault="00313929">
      <w:pPr>
        <w:pStyle w:val="1c"/>
        <w:rPr>
          <w:moveFrom w:id="598" w:author="xingyiren" w:date="2025-10-10T18:47:00Z"/>
          <w:rFonts w:ascii="微软雅黑" w:hAnsi="微软雅黑"/>
          <w:szCs w:val="21"/>
          <w:rPrChange w:id="599" w:author="xingyiren" w:date="2025-10-10T18:16:00Z">
            <w:rPr>
              <w:moveFrom w:id="600" w:author="xingyiren" w:date="2025-10-10T18:47:00Z"/>
              <w:rFonts w:ascii="Arial" w:eastAsia="宋体" w:hAnsi="Arial" w:cs="Arial"/>
              <w:color w:val="1A1C1E"/>
              <w:sz w:val="21"/>
              <w:szCs w:val="21"/>
            </w:rPr>
          </w:rPrChange>
        </w:rPr>
        <w:pPrChange w:id="601" w:author="xingyiren" w:date="2025-10-10T19:08:00Z">
          <w:pPr>
            <w:pStyle w:val="afffff5"/>
            <w:numPr>
              <w:numId w:val="22"/>
            </w:numPr>
            <w:shd w:val="clear" w:color="auto" w:fill="FFFFFF"/>
            <w:adjustRightInd/>
            <w:spacing w:before="120" w:beforeAutospacing="1" w:after="120" w:line="300" w:lineRule="atLeast"/>
            <w:ind w:leftChars="0" w:left="360" w:firstLineChars="0" w:hanging="360"/>
          </w:pPr>
        </w:pPrChange>
      </w:pPr>
      <w:moveFrom w:id="602" w:author="xingyiren" w:date="2025-10-10T18:47:00Z">
        <w:r w:rsidRPr="006538CB" w:rsidDel="00773826">
          <w:rPr>
            <w:rFonts w:ascii="微软雅黑" w:hAnsi="微软雅黑" w:hint="eastAsia"/>
            <w:szCs w:val="21"/>
            <w:rPrChange w:id="603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首先，系统具备</w:t>
        </w:r>
        <w:r w:rsidRPr="006538CB" w:rsidDel="00773826">
          <w:rPr>
            <w:rFonts w:ascii="微软雅黑" w:hAnsi="微软雅黑" w:hint="eastAsia"/>
            <w:b/>
            <w:bCs/>
            <w:szCs w:val="21"/>
            <w:rPrChange w:id="604" w:author="xingyiren" w:date="2025-10-10T18:16:00Z">
              <w:rPr>
                <w:rFonts w:ascii="Arial" w:eastAsia="宋体" w:hAnsi="Arial" w:cs="Arial" w:hint="eastAsia"/>
                <w:b/>
                <w:bCs/>
                <w:color w:val="1A1C1E"/>
                <w:sz w:val="21"/>
                <w:szCs w:val="21"/>
              </w:rPr>
            </w:rPrChange>
          </w:rPr>
          <w:t>主动信息获取</w:t>
        </w:r>
        <w:r w:rsidRPr="006538CB" w:rsidDel="00773826">
          <w:rPr>
            <w:rFonts w:ascii="微软雅黑" w:hAnsi="微软雅黑" w:hint="eastAsia"/>
            <w:szCs w:val="21"/>
            <w:rPrChange w:id="605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能力，能根据用户指令，通过</w:t>
        </w:r>
        <w:r w:rsidRPr="006538CB" w:rsidDel="00773826">
          <w:rPr>
            <w:rFonts w:ascii="微软雅黑" w:hAnsi="微软雅黑"/>
            <w:szCs w:val="21"/>
            <w:rPrChange w:id="606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API</w:t>
        </w:r>
        <w:r w:rsidRPr="006538CB" w:rsidDel="00773826">
          <w:rPr>
            <w:rFonts w:ascii="微软雅黑" w:hAnsi="微软雅黑" w:hint="eastAsia"/>
            <w:szCs w:val="21"/>
            <w:rPrChange w:id="607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实时检索网络新闻，扮演了智能信息代理的角色。获取新闻后，微调后的</w:t>
        </w:r>
        <w:r w:rsidRPr="006538CB" w:rsidDel="00773826">
          <w:rPr>
            <w:rFonts w:ascii="微软雅黑" w:hAnsi="微软雅黑"/>
            <w:szCs w:val="21"/>
            <w:rPrChange w:id="608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AI</w:t>
        </w:r>
        <w:r w:rsidRPr="006538CB" w:rsidDel="00773826">
          <w:rPr>
            <w:rFonts w:ascii="微软雅黑" w:hAnsi="微软雅黑" w:hint="eastAsia"/>
            <w:szCs w:val="21"/>
            <w:rPrChange w:id="609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模型会对文本进行</w:t>
        </w:r>
        <w:r w:rsidRPr="006538CB" w:rsidDel="00773826">
          <w:rPr>
            <w:rFonts w:ascii="微软雅黑" w:hAnsi="微软雅黑" w:hint="eastAsia"/>
            <w:b/>
            <w:bCs/>
            <w:szCs w:val="21"/>
            <w:rPrChange w:id="610" w:author="xingyiren" w:date="2025-10-10T18:16:00Z">
              <w:rPr>
                <w:rFonts w:ascii="Arial" w:eastAsia="宋体" w:hAnsi="Arial" w:cs="Arial" w:hint="eastAsia"/>
                <w:b/>
                <w:bCs/>
                <w:color w:val="1A1C1E"/>
                <w:sz w:val="21"/>
                <w:szCs w:val="21"/>
              </w:rPr>
            </w:rPrChange>
          </w:rPr>
          <w:t>深度的多维度情感分析</w:t>
        </w:r>
        <w:r w:rsidRPr="006538CB" w:rsidDel="00773826">
          <w:rPr>
            <w:rFonts w:ascii="微软雅黑" w:hAnsi="微软雅黑" w:hint="eastAsia"/>
            <w:szCs w:val="21"/>
            <w:rPrChange w:id="611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，精准识别出喜悦、悲伤等九种复杂情绪。最终，分析出的情感标签将驱动一个</w:t>
        </w:r>
        <w:r w:rsidRPr="006538CB" w:rsidDel="00773826">
          <w:rPr>
            <w:rFonts w:ascii="微软雅黑" w:hAnsi="微软雅黑" w:hint="eastAsia"/>
            <w:b/>
            <w:bCs/>
            <w:szCs w:val="21"/>
            <w:rPrChange w:id="612" w:author="xingyiren" w:date="2025-10-10T18:16:00Z">
              <w:rPr>
                <w:rFonts w:ascii="Arial" w:eastAsia="宋体" w:hAnsi="Arial" w:cs="Arial" w:hint="eastAsia"/>
                <w:b/>
                <w:bCs/>
                <w:color w:val="1A1C1E"/>
                <w:sz w:val="21"/>
                <w:szCs w:val="21"/>
              </w:rPr>
            </w:rPrChange>
          </w:rPr>
          <w:t>情感化</w:t>
        </w:r>
        <w:r w:rsidRPr="006538CB" w:rsidDel="00773826">
          <w:rPr>
            <w:rFonts w:ascii="微软雅黑" w:hAnsi="微软雅黑"/>
            <w:b/>
            <w:bCs/>
            <w:szCs w:val="21"/>
            <w:rPrChange w:id="613" w:author="xingyiren" w:date="2025-10-10T18:16:00Z">
              <w:rPr>
                <w:rFonts w:ascii="Arial" w:eastAsia="宋体" w:hAnsi="Arial" w:cs="Arial"/>
                <w:b/>
                <w:bCs/>
                <w:color w:val="1A1C1E"/>
                <w:sz w:val="21"/>
                <w:szCs w:val="21"/>
              </w:rPr>
            </w:rPrChange>
          </w:rPr>
          <w:t>TTS</w:t>
        </w:r>
        <w:r w:rsidRPr="006538CB" w:rsidDel="00773826">
          <w:rPr>
            <w:rFonts w:ascii="微软雅黑" w:hAnsi="微软雅黑" w:hint="eastAsia"/>
            <w:b/>
            <w:bCs/>
            <w:szCs w:val="21"/>
            <w:rPrChange w:id="614" w:author="xingyiren" w:date="2025-10-10T18:16:00Z">
              <w:rPr>
                <w:rFonts w:ascii="Arial" w:eastAsia="宋体" w:hAnsi="Arial" w:cs="Arial" w:hint="eastAsia"/>
                <w:b/>
                <w:bCs/>
                <w:color w:val="1A1C1E"/>
                <w:sz w:val="21"/>
                <w:szCs w:val="21"/>
              </w:rPr>
            </w:rPrChange>
          </w:rPr>
          <w:t>引擎</w:t>
        </w:r>
        <w:r w:rsidRPr="006538CB" w:rsidDel="00773826">
          <w:rPr>
            <w:rFonts w:ascii="微软雅黑" w:hAnsi="微软雅黑" w:hint="eastAsia"/>
            <w:szCs w:val="21"/>
            <w:rPrChange w:id="615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，以匹配内容的音色、语速和语调，实现从</w:t>
        </w:r>
        <w:r w:rsidRPr="006538CB" w:rsidDel="00773826">
          <w:rPr>
            <w:rFonts w:ascii="微软雅黑" w:hAnsi="微软雅黑"/>
            <w:szCs w:val="21"/>
            <w:rPrChange w:id="616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“</w:t>
        </w:r>
        <w:r w:rsidRPr="006538CB" w:rsidDel="00773826">
          <w:rPr>
            <w:rFonts w:ascii="微软雅黑" w:hAnsi="微软雅黑" w:hint="eastAsia"/>
            <w:szCs w:val="21"/>
            <w:rPrChange w:id="617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读稿</w:t>
        </w:r>
        <w:r w:rsidRPr="006538CB" w:rsidDel="00773826">
          <w:rPr>
            <w:rFonts w:ascii="微软雅黑" w:hAnsi="微软雅黑"/>
            <w:szCs w:val="21"/>
            <w:rPrChange w:id="618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”</w:t>
        </w:r>
        <w:r w:rsidRPr="006538CB" w:rsidDel="00773826">
          <w:rPr>
            <w:rFonts w:ascii="微软雅黑" w:hAnsi="微软雅黑" w:hint="eastAsia"/>
            <w:szCs w:val="21"/>
            <w:rPrChange w:id="619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到</w:t>
        </w:r>
        <w:r w:rsidRPr="006538CB" w:rsidDel="00773826">
          <w:rPr>
            <w:rFonts w:ascii="微软雅黑" w:hAnsi="微软雅黑"/>
            <w:szCs w:val="21"/>
            <w:rPrChange w:id="620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“</w:t>
        </w:r>
        <w:r w:rsidRPr="006538CB" w:rsidDel="00773826">
          <w:rPr>
            <w:rFonts w:ascii="微软雅黑" w:hAnsi="微软雅黑" w:hint="eastAsia"/>
            <w:szCs w:val="21"/>
            <w:rPrChange w:id="621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演绎新闻</w:t>
        </w:r>
        <w:r w:rsidRPr="006538CB" w:rsidDel="00773826">
          <w:rPr>
            <w:rFonts w:ascii="微软雅黑" w:hAnsi="微软雅黑"/>
            <w:szCs w:val="21"/>
            <w:rPrChange w:id="622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”</w:t>
        </w:r>
        <w:r w:rsidRPr="006538CB" w:rsidDel="00773826">
          <w:rPr>
            <w:rFonts w:ascii="微软雅黑" w:hAnsi="微软雅黑" w:hint="eastAsia"/>
            <w:szCs w:val="21"/>
            <w:rPrChange w:id="623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的体验升级。</w:t>
        </w:r>
      </w:moveFrom>
    </w:p>
    <w:p w14:paraId="39A429ED" w14:textId="236BF0CE" w:rsidR="00313929" w:rsidRPr="006538CB" w:rsidDel="00773826" w:rsidRDefault="00313929">
      <w:pPr>
        <w:pStyle w:val="1c"/>
        <w:rPr>
          <w:moveFrom w:id="624" w:author="xingyiren" w:date="2025-10-10T18:47:00Z"/>
          <w:rFonts w:ascii="微软雅黑" w:hAnsi="微软雅黑"/>
          <w:szCs w:val="21"/>
          <w:rPrChange w:id="625" w:author="xingyiren" w:date="2025-10-10T18:16:00Z">
            <w:rPr>
              <w:moveFrom w:id="626" w:author="xingyiren" w:date="2025-10-10T18:47:00Z"/>
              <w:rFonts w:ascii="Arial" w:eastAsia="宋体" w:hAnsi="Arial" w:cs="Arial"/>
              <w:color w:val="1A1C1E"/>
              <w:sz w:val="21"/>
              <w:szCs w:val="21"/>
            </w:rPr>
          </w:rPrChange>
        </w:rPr>
        <w:pPrChange w:id="627" w:author="xingyiren" w:date="2025-10-10T19:08:00Z">
          <w:pPr>
            <w:pStyle w:val="afffff5"/>
            <w:numPr>
              <w:numId w:val="22"/>
            </w:numPr>
            <w:shd w:val="clear" w:color="auto" w:fill="FFFFFF"/>
            <w:adjustRightInd/>
            <w:spacing w:before="120" w:beforeAutospacing="1" w:after="120" w:line="300" w:lineRule="atLeast"/>
            <w:ind w:leftChars="0" w:left="360" w:firstLineChars="0" w:hanging="360"/>
          </w:pPr>
        </w:pPrChange>
      </w:pPr>
      <w:moveFrom w:id="628" w:author="xingyiren" w:date="2025-10-10T18:47:00Z">
        <w:r w:rsidRPr="006538CB" w:rsidDel="00773826">
          <w:rPr>
            <w:rFonts w:ascii="微软雅黑" w:hAnsi="微软雅黑" w:hint="eastAsia"/>
            <w:szCs w:val="21"/>
            <w:rPrChange w:id="629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整个系统基于</w:t>
        </w:r>
        <w:r w:rsidRPr="006538CB" w:rsidDel="00773826">
          <w:rPr>
            <w:rFonts w:ascii="微软雅黑" w:hAnsi="微软雅黑" w:hint="eastAsia"/>
            <w:b/>
            <w:bCs/>
            <w:szCs w:val="21"/>
            <w:rPrChange w:id="630" w:author="xingyiren" w:date="2025-10-10T18:16:00Z">
              <w:rPr>
                <w:rFonts w:ascii="Arial" w:eastAsia="宋体" w:hAnsi="Arial" w:cs="Arial" w:hint="eastAsia"/>
                <w:b/>
                <w:bCs/>
                <w:color w:val="1A1C1E"/>
                <w:sz w:val="21"/>
                <w:szCs w:val="21"/>
              </w:rPr>
            </w:rPrChange>
          </w:rPr>
          <w:t>清晰的模块化架构</w:t>
        </w:r>
        <w:r w:rsidRPr="006538CB" w:rsidDel="00773826">
          <w:rPr>
            <w:rFonts w:ascii="微软雅黑" w:hAnsi="微软雅黑" w:hint="eastAsia"/>
            <w:szCs w:val="21"/>
            <w:rPrChange w:id="631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（检索</w:t>
        </w:r>
        <w:r w:rsidRPr="006538CB" w:rsidDel="00773826">
          <w:rPr>
            <w:rFonts w:ascii="微软雅黑" w:hAnsi="微软雅黑"/>
            <w:szCs w:val="21"/>
            <w:rPrChange w:id="632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-</w:t>
        </w:r>
        <w:r w:rsidRPr="006538CB" w:rsidDel="00773826">
          <w:rPr>
            <w:rFonts w:ascii="微软雅黑" w:hAnsi="微软雅黑" w:hint="eastAsia"/>
            <w:szCs w:val="21"/>
            <w:rPrChange w:id="633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理解</w:t>
        </w:r>
        <w:r w:rsidRPr="006538CB" w:rsidDel="00773826">
          <w:rPr>
            <w:rFonts w:ascii="微软雅黑" w:hAnsi="微软雅黑"/>
            <w:szCs w:val="21"/>
            <w:rPrChange w:id="634" w:author="xingyiren" w:date="2025-10-10T18:16:00Z">
              <w:rPr>
                <w:rFonts w:ascii="Arial" w:eastAsia="宋体" w:hAnsi="Arial" w:cs="Arial"/>
                <w:color w:val="1A1C1E"/>
                <w:sz w:val="21"/>
                <w:szCs w:val="21"/>
              </w:rPr>
            </w:rPrChange>
          </w:rPr>
          <w:t>-</w:t>
        </w:r>
        <w:r w:rsidRPr="006538CB" w:rsidDel="00773826">
          <w:rPr>
            <w:rFonts w:ascii="微软雅黑" w:hAnsi="微软雅黑" w:hint="eastAsia"/>
            <w:szCs w:val="21"/>
            <w:rPrChange w:id="635" w:author="xingyiren" w:date="2025-10-10T18:16:00Z">
              <w:rPr>
                <w:rFonts w:ascii="Arial" w:eastAsia="宋体" w:hAnsi="Arial" w:cs="Arial" w:hint="eastAsia"/>
                <w:color w:val="1A1C1E"/>
                <w:sz w:val="21"/>
                <w:szCs w:val="21"/>
              </w:rPr>
            </w:rPrChange>
          </w:rPr>
          <w:t>表达）构建，保证了其健壮性、可扩展性以及未来端云部署的灵活性。</w:t>
        </w:r>
      </w:moveFrom>
    </w:p>
    <w:p w14:paraId="60967089" w14:textId="04540889" w:rsidR="00C84F43" w:rsidRPr="006538CB" w:rsidDel="00773826" w:rsidRDefault="00073DBA">
      <w:pPr>
        <w:pStyle w:val="1c"/>
        <w:rPr>
          <w:moveFrom w:id="636" w:author="xingyiren" w:date="2025-10-10T18:47:00Z"/>
          <w:rFonts w:ascii="微软雅黑" w:hAnsi="微软雅黑"/>
          <w:szCs w:val="21"/>
          <w:rPrChange w:id="637" w:author="xingyiren" w:date="2025-10-10T18:16:00Z">
            <w:rPr>
              <w:moveFrom w:id="638" w:author="xingyiren" w:date="2025-10-10T18:47:00Z"/>
              <w:rFonts w:ascii="Arial" w:eastAsia="宋体" w:hAnsi="Arial" w:cs="Arial"/>
              <w:sz w:val="21"/>
              <w:szCs w:val="21"/>
            </w:rPr>
          </w:rPrChange>
        </w:rPr>
        <w:pPrChange w:id="639" w:author="xingyiren" w:date="2025-10-10T19:08:00Z">
          <w:pPr>
            <w:pStyle w:val="afffff5"/>
            <w:numPr>
              <w:numId w:val="22"/>
            </w:numPr>
            <w:adjustRightInd/>
            <w:spacing w:before="120" w:after="120"/>
            <w:ind w:leftChars="0" w:left="360" w:firstLineChars="0" w:hanging="360"/>
          </w:pPr>
        </w:pPrChange>
      </w:pPr>
      <w:moveFrom w:id="640" w:author="xingyiren" w:date="2025-10-10T18:47:00Z">
        <w:r>
          <w:pict w14:anchorId="1973BE26">
            <v:rect id="_x0000_i1026" style="width:731pt;height:1.5pt" o:hrpct="0" o:hralign="center" o:hrstd="t" o:hr="t" fillcolor="#a0a0a0" stroked="f"/>
          </w:pict>
        </w:r>
      </w:moveFrom>
    </w:p>
    <w:moveFromRangeEnd w:id="586"/>
    <w:p w14:paraId="7CDF056D" w14:textId="06701AB6" w:rsidR="00C84F43" w:rsidRPr="006538CB" w:rsidRDefault="00244F06">
      <w:pPr>
        <w:pStyle w:val="1c"/>
        <w:rPr>
          <w:rFonts w:ascii="微软雅黑" w:hAnsi="微软雅黑"/>
          <w:sz w:val="28"/>
          <w:szCs w:val="28"/>
          <w:rPrChange w:id="641" w:author="xingyiren" w:date="2025-10-10T18:16:00Z">
            <w:rPr>
              <w:rFonts w:ascii="宋体" w:eastAsia="宋体" w:hAnsi="宋体"/>
              <w:sz w:val="28"/>
              <w:szCs w:val="28"/>
            </w:rPr>
          </w:rPrChange>
        </w:rPr>
        <w:pPrChange w:id="642" w:author="xingyiren" w:date="2025-10-10T19:08:00Z">
          <w:pPr>
            <w:pStyle w:val="4a"/>
            <w:numPr>
              <w:numId w:val="0"/>
            </w:numPr>
            <w:tabs>
              <w:tab w:val="left" w:pos="840"/>
            </w:tabs>
            <w:ind w:left="0" w:firstLine="0"/>
          </w:pPr>
        </w:pPrChange>
      </w:pPr>
      <w:del w:id="643" w:author="xingyiren" w:date="2025-10-10T18:52:00Z">
        <w:r w:rsidRPr="006538CB" w:rsidDel="00773826">
          <w:rPr>
            <w:rFonts w:ascii="微软雅黑" w:hAnsi="微软雅黑"/>
            <w:noProof/>
            <w:sz w:val="28"/>
            <w:szCs w:val="28"/>
            <w:rPrChange w:id="644" w:author="xingyiren" w:date="2025-10-10T18:16:00Z">
              <w:rPr>
                <w:rFonts w:ascii="宋体" w:eastAsia="宋体" w:hAnsi="宋体"/>
                <w:noProof/>
                <w:sz w:val="28"/>
                <w:szCs w:val="28"/>
              </w:rPr>
            </w:rPrChange>
          </w:rPr>
          <w:drawing>
            <wp:inline distT="0" distB="0" distL="0" distR="0" wp14:anchorId="7D59AEB2" wp14:editId="15BD6F1E">
              <wp:extent cx="6120130" cy="2703830"/>
              <wp:effectExtent l="0" t="0" r="0" b="1270"/>
              <wp:docPr id="120618927" name="图片 1" descr="文本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0618927" name="图片 1" descr="文本&#10;&#10;AI 生成的内容可能不正确。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7038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2FFA047" w14:textId="38F4847C" w:rsidR="00FF78B2" w:rsidRPr="006538CB" w:rsidRDefault="00FF78B2">
      <w:pPr>
        <w:pStyle w:val="1c"/>
        <w:rPr>
          <w:ins w:id="645" w:author="xingyiren" w:date="2025-10-10T18:57:00Z"/>
          <w:rFonts w:ascii="微软雅黑" w:hAnsi="微软雅黑"/>
          <w:sz w:val="30"/>
          <w:szCs w:val="30"/>
          <w:lang w:eastAsia="en-US"/>
          <w:rPrChange w:id="646" w:author="xingyiren" w:date="2025-10-10T18:57:00Z">
            <w:rPr>
              <w:ins w:id="647" w:author="xingyiren" w:date="2025-10-10T18:57:00Z"/>
              <w:rFonts w:ascii="微软雅黑" w:eastAsia="微软雅黑" w:hAnsi="微软雅黑"/>
              <w:lang w:eastAsia="zh-CN"/>
            </w:rPr>
          </w:rPrChange>
        </w:rPr>
        <w:pPrChange w:id="648" w:author="xingyiren" w:date="2025-10-10T18:58:00Z">
          <w:pPr>
            <w:pStyle w:val="2"/>
          </w:pPr>
        </w:pPrChange>
      </w:pPr>
      <w:ins w:id="649" w:author="xingyiren" w:date="2025-10-10T19:07:00Z">
        <w:r w:rsidRPr="006538CB">
          <w:rPr>
            <w:rFonts w:ascii="微软雅黑" w:hAnsi="微软雅黑"/>
            <w:noProof/>
          </w:rPr>
          <w:lastRenderedPageBreak/>
          <w:drawing>
            <wp:inline distT="0" distB="0" distL="0" distR="0" wp14:anchorId="178B5627" wp14:editId="1CFA5A4C">
              <wp:extent cx="6120130" cy="2880360"/>
              <wp:effectExtent l="0" t="0" r="0" b="0"/>
              <wp:docPr id="4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880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id="650" w:author="xingyiren" w:date="2025-10-10T18:58:00Z">
        <w:r w:rsidR="00996E86" w:rsidRPr="006538CB" w:rsidDel="00FF78B2">
          <w:rPr>
            <w:rFonts w:ascii="微软雅黑" w:hAnsi="微软雅黑"/>
            <w:rPrChange w:id="651" w:author="xingyiren" w:date="2025-10-10T18:16:00Z">
              <w:rPr>
                <w:rFonts w:ascii="宋体" w:eastAsia="宋体" w:hAnsi="宋体"/>
              </w:rPr>
            </w:rPrChange>
          </w:rPr>
          <w:delText xml:space="preserve"> </w:delText>
        </w:r>
      </w:del>
    </w:p>
    <w:p w14:paraId="5A777F55" w14:textId="67B64F14" w:rsidR="002742CC" w:rsidRPr="006538CB" w:rsidRDefault="00D70162" w:rsidP="000C1B41">
      <w:pPr>
        <w:pStyle w:val="2"/>
        <w:numPr>
          <w:ilvl w:val="0"/>
          <w:numId w:val="92"/>
        </w:numPr>
        <w:rPr>
          <w:sz w:val="30"/>
          <w:szCs w:val="30"/>
          <w:rPrChange w:id="652" w:author="xingyiren" w:date="2025-10-10T18:16:00Z">
            <w:rPr>
              <w:rFonts w:ascii="宋体" w:eastAsia="宋体" w:hAnsi="宋体"/>
              <w:sz w:val="30"/>
              <w:szCs w:val="30"/>
            </w:rPr>
          </w:rPrChange>
        </w:rPr>
      </w:pPr>
      <w:ins w:id="653" w:author="xingyiren" w:date="2025-10-10T19:18:00Z">
        <w:r w:rsidRPr="006538CB">
          <w:rPr>
            <w:rFonts w:hint="eastAsia"/>
          </w:rPr>
          <w:t xml:space="preserve"> </w:t>
        </w:r>
      </w:ins>
      <w:commentRangeStart w:id="654"/>
      <w:r w:rsidR="00996E86" w:rsidRPr="006538CB">
        <w:rPr>
          <w:rPrChange w:id="655" w:author="xingyiren" w:date="2025-10-10T18:16:00Z">
            <w:rPr>
              <w:rFonts w:ascii="宋体" w:eastAsia="宋体" w:hAnsi="宋体"/>
            </w:rPr>
          </w:rPrChange>
        </w:rPr>
        <w:t>项目实现</w:t>
      </w:r>
      <w:ins w:id="656" w:author="xingyiren" w:date="2025-10-10T19:18:00Z">
        <w:r w:rsidRPr="006538CB">
          <w:rPr>
            <w:rFonts w:hint="eastAsia"/>
          </w:rPr>
          <w:t>代码</w:t>
        </w:r>
      </w:ins>
      <w:del w:id="657" w:author="xingyiren" w:date="2025-10-10T19:18:00Z">
        <w:r w:rsidR="00996E86" w:rsidRPr="006538CB" w:rsidDel="00D70162">
          <w:rPr>
            <w:rPrChange w:id="658" w:author="xingyiren" w:date="2025-10-10T18:16:00Z">
              <w:rPr>
                <w:rFonts w:ascii="宋体" w:eastAsia="宋体" w:hAnsi="宋体"/>
              </w:rPr>
            </w:rPrChange>
          </w:rPr>
          <w:delText>思路</w:delText>
        </w:r>
      </w:del>
      <w:ins w:id="659" w:author="xingyiren" w:date="2025-10-10T19:18:00Z">
        <w:r w:rsidRPr="006538CB">
          <w:rPr>
            <w:rFonts w:hint="eastAsia"/>
          </w:rPr>
          <w:t>详解</w:t>
        </w:r>
      </w:ins>
      <w:commentRangeEnd w:id="654"/>
      <w:r w:rsidR="006046D5">
        <w:rPr>
          <w:rStyle w:val="affffa"/>
          <w:rFonts w:ascii="微软雅黑" w:eastAsia="微软雅黑" w:hAnsi="微软雅黑" w:cs="微软雅黑"/>
          <w:bCs w:val="0"/>
          <w:lang w:eastAsia="zh-CN"/>
        </w:rPr>
        <w:commentReference w:id="654"/>
      </w:r>
    </w:p>
    <w:p w14:paraId="08C56A77" w14:textId="531D5444" w:rsidR="00D70162" w:rsidRPr="00C26C84" w:rsidRDefault="00FA1D48" w:rsidP="00D70162">
      <w:pPr>
        <w:pStyle w:val="30"/>
        <w:numPr>
          <w:ilvl w:val="1"/>
          <w:numId w:val="92"/>
        </w:numPr>
        <w:rPr>
          <w:ins w:id="660" w:author="xingyiren" w:date="2025-10-10T19:24:00Z"/>
        </w:rPr>
      </w:pPr>
      <w:del w:id="661" w:author="xingyiren" w:date="2025-10-10T19:18:00Z">
        <w:r w:rsidRPr="006538CB" w:rsidDel="00D70162">
          <w:rPr>
            <w:rFonts w:hint="eastAsia"/>
            <w:rPrChange w:id="662" w:author="xingyiren" w:date="2025-10-10T19:1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基础</w:delText>
        </w:r>
      </w:del>
      <w:r w:rsidR="002E1474" w:rsidRPr="006538CB">
        <w:rPr>
          <w:rFonts w:hint="eastAsia"/>
          <w:rPrChange w:id="663" w:author="xingyiren" w:date="2025-10-10T19:19:00Z">
            <w:rPr>
              <w:rFonts w:ascii="宋体" w:eastAsia="宋体" w:hAnsi="宋体" w:hint="eastAsia"/>
              <w:sz w:val="30"/>
              <w:szCs w:val="30"/>
            </w:rPr>
          </w:rPrChange>
        </w:rPr>
        <w:t>数据</w:t>
      </w:r>
      <w:r w:rsidR="00ED4332">
        <w:rPr>
          <w:rFonts w:hint="eastAsia"/>
        </w:rPr>
        <w:t>预处理</w:t>
      </w:r>
    </w:p>
    <w:p w14:paraId="2FA7DEF9" w14:textId="77777777" w:rsidR="001C090F" w:rsidRPr="001C090F" w:rsidRDefault="001C090F" w:rsidP="001C090F">
      <w:pPr>
        <w:pStyle w:val="1c"/>
        <w:rPr>
          <w:rFonts w:ascii="微软雅黑" w:hAnsi="微软雅黑"/>
          <w:color w:val="auto"/>
        </w:rPr>
      </w:pPr>
      <w:r w:rsidRPr="001C090F">
        <w:rPr>
          <w:rFonts w:ascii="微软雅黑" w:hAnsi="微软雅黑" w:hint="eastAsia"/>
          <w:color w:val="auto"/>
        </w:rPr>
        <w:t>对原始问答文本进行清洗、分词、去除停用词；</w:t>
      </w:r>
    </w:p>
    <w:p w14:paraId="21342B93" w14:textId="28CB27CC" w:rsidR="00817DE7" w:rsidRDefault="00C26C84" w:rsidP="001C090F">
      <w:pPr>
        <w:pStyle w:val="1c"/>
        <w:rPr>
          <w:rFonts w:ascii="微软雅黑" w:hAnsi="微软雅黑"/>
          <w:color w:val="auto"/>
        </w:rPr>
      </w:pPr>
      <w:r w:rsidRPr="00C26C84">
        <w:rPr>
          <w:rFonts w:ascii="微软雅黑" w:hAnsi="微软雅黑"/>
          <w:color w:val="auto"/>
        </w:rPr>
        <w:t>构建标签体系，包括5类逻辑关系；</w:t>
      </w:r>
    </w:p>
    <w:p w14:paraId="14C29351" w14:textId="7B6EA67E" w:rsidR="00C26C84" w:rsidRDefault="00C26C84" w:rsidP="001C090F">
      <w:pPr>
        <w:pStyle w:val="1c"/>
        <w:rPr>
          <w:rFonts w:ascii="微软雅黑" w:hAnsi="微软雅黑"/>
          <w:color w:val="auto"/>
        </w:rPr>
      </w:pPr>
      <w:r>
        <w:rPr>
          <w:rFonts w:ascii="微软雅黑" w:hAnsi="微软雅黑" w:hint="eastAsia"/>
          <w:color w:val="auto"/>
        </w:rPr>
        <w:t>按</w:t>
      </w:r>
      <w:r w:rsidRPr="00C26C84">
        <w:rPr>
          <w:rFonts w:ascii="微软雅黑" w:hAnsi="微软雅黑" w:hint="eastAsia"/>
          <w:color w:val="auto"/>
        </w:rPr>
        <w:t>分类比例随机抽取</w:t>
      </w:r>
      <w:r w:rsidRPr="00C26C84">
        <w:rPr>
          <w:rFonts w:ascii="微软雅黑" w:hAnsi="微软雅黑"/>
          <w:color w:val="auto"/>
        </w:rPr>
        <w:t>2000条数据进行高质量的原因人工标注</w:t>
      </w:r>
    </w:p>
    <w:p w14:paraId="555F0C3B" w14:textId="69D7AF79" w:rsidR="001C090F" w:rsidRPr="006538CB" w:rsidRDefault="001C090F">
      <w:pPr>
        <w:pStyle w:val="30"/>
        <w:numPr>
          <w:ilvl w:val="1"/>
          <w:numId w:val="92"/>
        </w:numPr>
        <w:ind w:left="576" w:hanging="576"/>
        <w:rPr>
          <w:rPrChange w:id="664" w:author="xingyiren" w:date="2025-10-10T19:19:00Z">
            <w:rPr>
              <w:rFonts w:ascii="宋体" w:eastAsia="宋体" w:hAnsi="宋体"/>
              <w:sz w:val="30"/>
              <w:szCs w:val="30"/>
            </w:rPr>
          </w:rPrChange>
        </w:rPr>
        <w:pPrChange w:id="665" w:author="xingyiren" w:date="2025-10-10T19:19:00Z">
          <w:pPr>
            <w:pStyle w:val="30"/>
            <w:numPr>
              <w:numId w:val="19"/>
            </w:numPr>
            <w:ind w:left="360" w:hanging="360"/>
          </w:pPr>
        </w:pPrChange>
      </w:pPr>
      <w:del w:id="666" w:author="xingyiren" w:date="2025-10-10T19:18:00Z">
        <w:r w:rsidRPr="006538CB" w:rsidDel="00D70162">
          <w:rPr>
            <w:rFonts w:hint="eastAsia"/>
            <w:rPrChange w:id="667" w:author="xingyiren" w:date="2025-10-10T19:1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基础</w:delText>
        </w:r>
      </w:del>
      <w:r>
        <w:rPr>
          <w:rFonts w:hint="eastAsia"/>
        </w:rPr>
        <w:t>训练流程</w:t>
      </w:r>
    </w:p>
    <w:p w14:paraId="381F58D3" w14:textId="5516D175" w:rsidR="00817DE7" w:rsidRPr="006538CB" w:rsidDel="00262A06" w:rsidRDefault="00817DE7">
      <w:pPr>
        <w:pStyle w:val="1c"/>
        <w:rPr>
          <w:del w:id="668" w:author="xingyiren" w:date="2025-10-10T19:29:00Z"/>
          <w:rPrChange w:id="669" w:author="xingyiren" w:date="2025-10-10T19:29:00Z">
            <w:rPr>
              <w:del w:id="670" w:author="xingyiren" w:date="2025-10-10T19:29:00Z"/>
            </w:rPr>
          </w:rPrChange>
        </w:rPr>
        <w:pPrChange w:id="671" w:author="xingyiren" w:date="2025-10-10T19:29:00Z">
          <w:pPr>
            <w:pStyle w:val="4c"/>
          </w:pPr>
        </w:pPrChange>
      </w:pPr>
      <w:del w:id="672" w:author="xingyiren" w:date="2025-10-10T19:29:00Z">
        <w:r w:rsidRPr="006538CB" w:rsidDel="00262A06">
          <w:rPr>
            <w:rFonts w:hint="eastAsia"/>
            <w:rPrChange w:id="673" w:author="xingyiren" w:date="2025-10-10T19:29:00Z">
              <w:rPr>
                <w:rFonts w:hint="eastAsia"/>
              </w:rPr>
            </w:rPrChange>
          </w:rPr>
          <w:delText>我们将</w:delText>
        </w:r>
        <w:r w:rsidRPr="006538CB" w:rsidDel="00262A06">
          <w:rPr>
            <w:rPrChange w:id="674" w:author="xingyiren" w:date="2025-10-10T19:29:00Z">
              <w:rPr/>
            </w:rPrChange>
          </w:rPr>
          <w:delText>max_tokens</w:delText>
        </w:r>
        <w:r w:rsidRPr="006538CB" w:rsidDel="00262A06">
          <w:rPr>
            <w:rFonts w:hint="eastAsia"/>
            <w:rPrChange w:id="675" w:author="xingyiren" w:date="2025-10-10T19:29:00Z">
              <w:rPr>
                <w:rFonts w:hint="eastAsia"/>
              </w:rPr>
            </w:rPrChange>
          </w:rPr>
          <w:delText>设置成了</w:delText>
        </w:r>
        <w:r w:rsidRPr="006538CB" w:rsidDel="00262A06">
          <w:rPr>
            <w:rPrChange w:id="676" w:author="xingyiren" w:date="2025-10-10T19:29:00Z">
              <w:rPr/>
            </w:rPrChange>
          </w:rPr>
          <w:delText>5</w:delText>
        </w:r>
        <w:r w:rsidRPr="006538CB" w:rsidDel="00262A06">
          <w:rPr>
            <w:rFonts w:hint="eastAsia"/>
            <w:rPrChange w:id="677" w:author="xingyiren" w:date="2025-10-10T19:29:00Z">
              <w:rPr>
                <w:rFonts w:hint="eastAsia"/>
              </w:rPr>
            </w:rPrChange>
          </w:rPr>
          <w:delText>，限制输出长度，使模型只输出分类结果，减少意外输出；并将</w:delText>
        </w:r>
        <w:r w:rsidRPr="006538CB" w:rsidDel="00262A06">
          <w:rPr>
            <w:rPrChange w:id="678" w:author="xingyiren" w:date="2025-10-10T19:29:00Z">
              <w:rPr/>
            </w:rPrChange>
          </w:rPr>
          <w:delText>temperature</w:delText>
        </w:r>
        <w:r w:rsidRPr="006538CB" w:rsidDel="00262A06">
          <w:rPr>
            <w:rFonts w:hint="eastAsia"/>
            <w:rPrChange w:id="679" w:author="xingyiren" w:date="2025-10-10T19:29:00Z">
              <w:rPr>
                <w:rFonts w:hint="eastAsia"/>
              </w:rPr>
            </w:rPrChange>
          </w:rPr>
          <w:delText>设置成</w:delText>
        </w:r>
        <w:r w:rsidRPr="006538CB" w:rsidDel="00262A06">
          <w:rPr>
            <w:rPrChange w:id="680" w:author="xingyiren" w:date="2025-10-10T19:29:00Z">
              <w:rPr/>
            </w:rPrChange>
          </w:rPr>
          <w:delText>0</w:delText>
        </w:r>
        <w:r w:rsidRPr="006538CB" w:rsidDel="00262A06">
          <w:rPr>
            <w:rFonts w:hint="eastAsia"/>
            <w:rPrChange w:id="681" w:author="xingyiren" w:date="2025-10-10T19:29:00Z">
              <w:rPr>
                <w:rFonts w:hint="eastAsia"/>
              </w:rPr>
            </w:rPrChange>
          </w:rPr>
          <w:delText>，让输出更确定。</w:delText>
        </w:r>
      </w:del>
    </w:p>
    <w:p w14:paraId="28B2A062" w14:textId="75444BE9" w:rsidR="00AD3364" w:rsidRPr="006538CB" w:rsidDel="00262A06" w:rsidRDefault="00AD3364">
      <w:pPr>
        <w:pStyle w:val="1c"/>
        <w:rPr>
          <w:del w:id="682" w:author="xingyiren" w:date="2025-10-10T19:29:00Z"/>
          <w:rPrChange w:id="683" w:author="xingyiren" w:date="2025-10-10T19:29:00Z">
            <w:rPr>
              <w:del w:id="684" w:author="xingyiren" w:date="2025-10-10T19:29:00Z"/>
            </w:rPr>
          </w:rPrChange>
        </w:rPr>
        <w:pPrChange w:id="685" w:author="xingyiren" w:date="2025-10-10T19:29:00Z">
          <w:pPr>
            <w:pStyle w:val="4c"/>
          </w:pPr>
        </w:pPrChange>
      </w:pPr>
      <w:del w:id="686" w:author="xingyiren" w:date="2025-10-10T19:29:00Z">
        <w:r w:rsidRPr="006538CB" w:rsidDel="00262A06">
          <w:rPr>
            <w:noProof/>
            <w:rPrChange w:id="687" w:author="xingyiren" w:date="2025-10-10T19:29:00Z">
              <w:rPr>
                <w:noProof/>
              </w:rPr>
            </w:rPrChange>
          </w:rPr>
          <w:drawing>
            <wp:inline distT="0" distB="0" distL="0" distR="0" wp14:anchorId="52E17D2E" wp14:editId="511FF394">
              <wp:extent cx="6120130" cy="1694815"/>
              <wp:effectExtent l="0" t="0" r="0" b="635"/>
              <wp:docPr id="7517288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517288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169481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9CDD9D3" w14:textId="23358CBA" w:rsidR="007B4B78" w:rsidRPr="006538CB" w:rsidDel="00262A06" w:rsidRDefault="00FA1D48">
      <w:pPr>
        <w:pStyle w:val="1c"/>
        <w:rPr>
          <w:del w:id="688" w:author="xingyiren" w:date="2025-10-10T19:29:00Z"/>
          <w:rPrChange w:id="689" w:author="xingyiren" w:date="2025-10-10T19:29:00Z">
            <w:rPr>
              <w:del w:id="690" w:author="xingyiren" w:date="2025-10-10T19:29:00Z"/>
              <w:rFonts w:ascii="宋体" w:eastAsia="宋体" w:hAnsi="宋体"/>
              <w:sz w:val="30"/>
              <w:szCs w:val="30"/>
            </w:rPr>
          </w:rPrChange>
        </w:rPr>
        <w:pPrChange w:id="691" w:author="xingyiren" w:date="2025-10-10T19:29:00Z">
          <w:pPr>
            <w:pStyle w:val="30"/>
            <w:numPr>
              <w:numId w:val="19"/>
            </w:numPr>
            <w:ind w:left="360" w:hanging="360"/>
          </w:pPr>
        </w:pPrChange>
      </w:pPr>
      <w:del w:id="692" w:author="xingyiren" w:date="2025-10-10T19:29:00Z">
        <w:r w:rsidRPr="006538CB" w:rsidDel="00262A06">
          <w:rPr>
            <w:rFonts w:hint="eastAsia"/>
            <w:rPrChange w:id="693" w:author="xingyiren" w:date="2025-10-10T19:2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预训练模型</w:delText>
        </w:r>
        <w:r w:rsidR="002E1474" w:rsidRPr="006538CB" w:rsidDel="00262A06">
          <w:rPr>
            <w:rFonts w:hint="eastAsia"/>
            <w:rPrChange w:id="694" w:author="xingyiren" w:date="2025-10-10T19:2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：</w:delText>
        </w:r>
      </w:del>
    </w:p>
    <w:p w14:paraId="4A0C613B" w14:textId="3AFD7AF7" w:rsidR="008C22FC" w:rsidRPr="006538CB" w:rsidDel="00262A06" w:rsidRDefault="00FA1D48">
      <w:pPr>
        <w:pStyle w:val="1c"/>
        <w:rPr>
          <w:del w:id="695" w:author="xingyiren" w:date="2025-10-10T19:29:00Z"/>
          <w:rPrChange w:id="696" w:author="xingyiren" w:date="2025-10-10T19:29:00Z">
            <w:rPr>
              <w:del w:id="697" w:author="xingyiren" w:date="2025-10-10T19:29:00Z"/>
              <w:rFonts w:ascii="宋体" w:eastAsia="宋体" w:hAnsi="宋体"/>
              <w:b/>
              <w:bCs/>
              <w:sz w:val="28"/>
              <w:szCs w:val="28"/>
            </w:rPr>
          </w:rPrChange>
        </w:rPr>
        <w:pPrChange w:id="698" w:author="xingyiren" w:date="2025-10-10T19:29:00Z">
          <w:pPr>
            <w:pStyle w:val="4a"/>
            <w:numPr>
              <w:ilvl w:val="1"/>
              <w:numId w:val="22"/>
            </w:numPr>
            <w:tabs>
              <w:tab w:val="left" w:pos="840"/>
            </w:tabs>
            <w:ind w:left="880" w:hanging="440"/>
          </w:pPr>
        </w:pPrChange>
      </w:pPr>
      <w:del w:id="699" w:author="xingyiren" w:date="2025-10-10T19:29:00Z">
        <w:r w:rsidRPr="006538CB" w:rsidDel="00262A06">
          <w:rPr>
            <w:rPrChange w:id="700" w:author="xingyiren" w:date="2025-10-10T19:29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DeepSeek-R1-Distill-Qwen-1.5B</w:delText>
        </w:r>
        <w:r w:rsidR="002E1474" w:rsidRPr="006538CB" w:rsidDel="00262A06">
          <w:rPr>
            <w:rFonts w:hint="eastAsia"/>
            <w:rPrChange w:id="701" w:author="xingyiren" w:date="2025-10-10T19:29:00Z">
              <w:rPr>
                <w:rFonts w:ascii="Times New Roman" w:eastAsia="宋体" w:hAnsi="Times New Roman" w:cs="Times New Roman" w:hint="eastAsia"/>
                <w:b/>
                <w:bCs/>
                <w:sz w:val="28"/>
                <w:szCs w:val="28"/>
              </w:rPr>
            </w:rPrChange>
          </w:rPr>
          <w:delText>，</w:delText>
        </w:r>
      </w:del>
    </w:p>
    <w:p w14:paraId="2DB26374" w14:textId="7571DBD7" w:rsidR="007B4B78" w:rsidRPr="006538CB" w:rsidRDefault="002E1474">
      <w:pPr>
        <w:pStyle w:val="1c"/>
        <w:rPr>
          <w:rPrChange w:id="702" w:author="xingyiren" w:date="2025-10-10T19:29:00Z">
            <w:rPr>
              <w:rFonts w:ascii="宋体" w:eastAsia="宋体" w:hAnsi="宋体"/>
              <w:sz w:val="30"/>
              <w:szCs w:val="30"/>
            </w:rPr>
          </w:rPrChange>
        </w:rPr>
        <w:pPrChange w:id="703" w:author="xingyiren" w:date="2025-10-10T19:29:00Z">
          <w:pPr>
            <w:pStyle w:val="30"/>
            <w:numPr>
              <w:numId w:val="19"/>
            </w:numPr>
            <w:ind w:left="360" w:hanging="360"/>
          </w:pPr>
        </w:pPrChange>
      </w:pPr>
      <w:del w:id="704" w:author="xingyiren" w:date="2025-10-10T19:29:00Z">
        <w:r w:rsidRPr="006538CB" w:rsidDel="00262A06">
          <w:rPr>
            <w:rFonts w:hint="eastAsia"/>
            <w:rPrChange w:id="705" w:author="xingyiren" w:date="2025-10-10T19:29:00Z">
              <w:rPr>
                <w:rFonts w:ascii="宋体" w:eastAsia="宋体" w:hAnsi="宋体" w:hint="eastAsia"/>
                <w:b/>
                <w:bCs/>
                <w:kern w:val="2"/>
                <w:sz w:val="24"/>
                <w:szCs w:val="24"/>
              </w:rPr>
            </w:rPrChange>
          </w:rPr>
          <w:delText>这是</w:delText>
        </w:r>
        <w:r w:rsidR="00FA1D48" w:rsidRPr="006538CB" w:rsidDel="00262A06">
          <w:rPr>
            <w:rPrChange w:id="706" w:author="xingyiren" w:date="2025-10-10T19:29:00Z">
              <w:rPr>
                <w:rFonts w:ascii="Times New Roman" w:eastAsia="宋体" w:hAnsi="Times New Roman"/>
                <w:kern w:val="2"/>
                <w:sz w:val="24"/>
                <w:szCs w:val="24"/>
              </w:rPr>
            </w:rPrChange>
          </w:rPr>
          <w:delText>DeepSeek</w:delText>
        </w:r>
        <w:r w:rsidR="00FA1D48" w:rsidRPr="006538CB" w:rsidDel="00262A06">
          <w:rPr>
            <w:rFonts w:hint="eastAsia"/>
            <w:rPrChange w:id="707" w:author="xingyiren" w:date="2025-10-10T19:29:00Z">
              <w:rPr>
                <w:rFonts w:ascii="宋体" w:eastAsia="宋体" w:hAnsi="宋体" w:hint="eastAsia"/>
                <w:kern w:val="2"/>
                <w:sz w:val="24"/>
                <w:szCs w:val="24"/>
              </w:rPr>
            </w:rPrChange>
          </w:rPr>
          <w:delText>团队发布</w:delText>
        </w:r>
        <w:r w:rsidRPr="006538CB" w:rsidDel="00262A06">
          <w:rPr>
            <w:rFonts w:hint="eastAsia"/>
            <w:rPrChange w:id="708" w:author="xingyiren" w:date="2025-10-10T19:29:00Z">
              <w:rPr>
                <w:rFonts w:ascii="宋体" w:eastAsia="宋体" w:hAnsi="宋体" w:hint="eastAsia"/>
                <w:b/>
                <w:bCs/>
                <w:kern w:val="2"/>
                <w:sz w:val="24"/>
                <w:szCs w:val="24"/>
              </w:rPr>
            </w:rPrChange>
          </w:rPr>
          <w:delText>、</w:delText>
        </w:r>
        <w:r w:rsidR="00FA1D48" w:rsidRPr="006538CB" w:rsidDel="00262A06">
          <w:rPr>
            <w:rFonts w:hint="eastAsia"/>
            <w:rPrChange w:id="709" w:author="xingyiren" w:date="2025-10-10T19:29:00Z">
              <w:rPr>
                <w:rFonts w:ascii="宋体" w:eastAsia="宋体" w:hAnsi="宋体" w:hint="eastAsia"/>
                <w:kern w:val="2"/>
                <w:sz w:val="24"/>
                <w:szCs w:val="24"/>
              </w:rPr>
            </w:rPrChange>
          </w:rPr>
          <w:delText>基于</w:delText>
        </w:r>
        <w:r w:rsidR="00FA1D48" w:rsidRPr="006538CB" w:rsidDel="00262A06">
          <w:rPr>
            <w:rPrChange w:id="710" w:author="xingyiren" w:date="2025-10-10T19:29:00Z">
              <w:rPr>
                <w:rFonts w:ascii="Times New Roman" w:eastAsia="宋体" w:hAnsi="Times New Roman"/>
                <w:kern w:val="2"/>
                <w:sz w:val="24"/>
                <w:szCs w:val="24"/>
              </w:rPr>
            </w:rPrChange>
          </w:rPr>
          <w:delText>Qwen2.5</w:delText>
        </w:r>
        <w:r w:rsidR="00FA1D48" w:rsidRPr="006538CB" w:rsidDel="00262A06">
          <w:rPr>
            <w:rFonts w:hint="eastAsia"/>
            <w:rPrChange w:id="711" w:author="xingyiren" w:date="2025-10-10T19:29:00Z">
              <w:rPr>
                <w:rFonts w:ascii="宋体" w:eastAsia="宋体" w:hAnsi="宋体" w:hint="eastAsia"/>
                <w:kern w:val="2"/>
                <w:sz w:val="24"/>
                <w:szCs w:val="24"/>
              </w:rPr>
            </w:rPrChange>
          </w:rPr>
          <w:delText>模型架构</w:delText>
        </w:r>
        <w:r w:rsidRPr="006538CB" w:rsidDel="00262A06">
          <w:rPr>
            <w:rFonts w:hint="eastAsia"/>
            <w:rPrChange w:id="712" w:author="xingyiren" w:date="2025-10-10T19:29:00Z">
              <w:rPr>
                <w:rFonts w:ascii="宋体" w:eastAsia="宋体" w:hAnsi="宋体" w:hint="eastAsia"/>
                <w:kern w:val="2"/>
                <w:sz w:val="24"/>
                <w:szCs w:val="24"/>
              </w:rPr>
            </w:rPrChange>
          </w:rPr>
          <w:delText>、通过知识蒸馏技术，学习</w:delText>
        </w:r>
        <w:r w:rsidRPr="006538CB" w:rsidDel="00262A06">
          <w:rPr>
            <w:rPrChange w:id="713" w:author="xingyiren" w:date="2025-10-10T19:29:00Z">
              <w:rPr>
                <w:rFonts w:ascii="Times New Roman" w:eastAsia="宋体" w:hAnsi="Times New Roman"/>
                <w:kern w:val="2"/>
                <w:sz w:val="24"/>
                <w:szCs w:val="24"/>
              </w:rPr>
            </w:rPrChange>
          </w:rPr>
          <w:delText>DeepSeek-R1</w:delText>
        </w:r>
        <w:r w:rsidRPr="006538CB" w:rsidDel="00262A06">
          <w:rPr>
            <w:rFonts w:hint="eastAsia"/>
            <w:rPrChange w:id="714" w:author="xingyiren" w:date="2025-10-10T19:29:00Z">
              <w:rPr>
                <w:rFonts w:ascii="宋体" w:eastAsia="宋体" w:hAnsi="宋体" w:hint="eastAsia"/>
                <w:kern w:val="2"/>
                <w:sz w:val="24"/>
                <w:szCs w:val="24"/>
              </w:rPr>
            </w:rPrChange>
          </w:rPr>
          <w:delText>的解题思路和链式思考过程</w:delText>
        </w:r>
        <w:r w:rsidRPr="006538CB" w:rsidDel="00262A06">
          <w:rPr>
            <w:rFonts w:hint="eastAsia"/>
            <w:rPrChange w:id="715" w:author="xingyiren" w:date="2025-10-10T19:29:00Z">
              <w:rPr>
                <w:rFonts w:ascii="宋体" w:eastAsia="宋体" w:hAnsi="宋体" w:hint="eastAsia"/>
                <w:b/>
                <w:bCs/>
                <w:kern w:val="2"/>
                <w:sz w:val="24"/>
                <w:szCs w:val="24"/>
              </w:rPr>
            </w:rPrChange>
          </w:rPr>
          <w:delText>、</w:delText>
        </w:r>
        <w:r w:rsidR="00FA1D48" w:rsidRPr="006538CB" w:rsidDel="00262A06">
          <w:rPr>
            <w:rFonts w:hint="eastAsia"/>
            <w:rPrChange w:id="716" w:author="xingyiren" w:date="2025-10-10T19:29:00Z">
              <w:rPr>
                <w:rFonts w:ascii="宋体" w:eastAsia="宋体" w:hAnsi="宋体" w:hint="eastAsia"/>
                <w:kern w:val="2"/>
                <w:sz w:val="24"/>
                <w:szCs w:val="24"/>
              </w:rPr>
            </w:rPrChange>
          </w:rPr>
          <w:delText>参数量为</w:delText>
        </w:r>
        <w:r w:rsidR="00FA1D48" w:rsidRPr="006538CB" w:rsidDel="00262A06">
          <w:rPr>
            <w:rPrChange w:id="717" w:author="xingyiren" w:date="2025-10-10T19:29:00Z">
              <w:rPr>
                <w:rFonts w:ascii="Times New Roman" w:eastAsia="宋体" w:hAnsi="Times New Roman"/>
                <w:kern w:val="2"/>
                <w:sz w:val="24"/>
                <w:szCs w:val="24"/>
              </w:rPr>
            </w:rPrChange>
          </w:rPr>
          <w:delText>1.5B</w:delText>
        </w:r>
        <w:r w:rsidR="00FA1D48" w:rsidRPr="006538CB" w:rsidDel="00262A06">
          <w:rPr>
            <w:rFonts w:hint="eastAsia"/>
            <w:rPrChange w:id="718" w:author="xingyiren" w:date="2025-10-10T19:29:00Z">
              <w:rPr>
                <w:rFonts w:ascii="宋体" w:eastAsia="宋体" w:hAnsi="宋体" w:hint="eastAsia"/>
                <w:kern w:val="2"/>
                <w:sz w:val="24"/>
                <w:szCs w:val="24"/>
              </w:rPr>
            </w:rPrChange>
          </w:rPr>
          <w:delText>的小型模型</w:delText>
        </w:r>
        <w:r w:rsidR="007B4B78" w:rsidRPr="006538CB" w:rsidDel="00262A06">
          <w:rPr>
            <w:rFonts w:hint="eastAsia"/>
            <w:rPrChange w:id="719" w:author="xingyiren" w:date="2025-10-10T19:29:00Z">
              <w:rPr>
                <w:rFonts w:ascii="宋体" w:eastAsia="宋体" w:hAnsi="宋体" w:hint="eastAsia"/>
                <w:kern w:val="2"/>
                <w:sz w:val="24"/>
                <w:szCs w:val="24"/>
              </w:rPr>
            </w:rPrChange>
          </w:rPr>
          <w:delText>。</w:delText>
        </w:r>
      </w:del>
    </w:p>
    <w:p w14:paraId="05F94931" w14:textId="47799A51" w:rsidR="001C090F" w:rsidRDefault="001C090F" w:rsidP="001C090F">
      <w:pPr>
        <w:pStyle w:val="1c"/>
        <w:rPr>
          <w:rFonts w:ascii="微软雅黑" w:hAnsi="微软雅黑"/>
          <w:color w:val="0000FF"/>
        </w:rPr>
      </w:pPr>
      <w:r>
        <w:rPr>
          <w:noProof/>
        </w:rPr>
        <w:drawing>
          <wp:inline distT="0" distB="0" distL="114300" distR="114300" wp14:anchorId="1F21F423" wp14:editId="749FACF7">
            <wp:extent cx="5346065" cy="997585"/>
            <wp:effectExtent l="0" t="0" r="635" b="5715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035B" w14:textId="77777777" w:rsidR="001C090F" w:rsidRPr="001C090F" w:rsidRDefault="007B4B78" w:rsidP="001C090F">
      <w:pPr>
        <w:pStyle w:val="1c"/>
        <w:rPr>
          <w:rFonts w:ascii="微软雅黑" w:hAnsi="微软雅黑"/>
          <w:color w:val="0000FF"/>
        </w:rPr>
      </w:pPr>
      <w:del w:id="720" w:author="xingyiren" w:date="2025-10-10T19:30:00Z">
        <w:r w:rsidRPr="006538CB" w:rsidDel="00262A06">
          <w:rPr>
            <w:rFonts w:ascii="微软雅黑" w:hAnsi="微软雅黑" w:hint="eastAsia"/>
            <w:color w:val="0000FF"/>
            <w:rPrChange w:id="721" w:author="xingyiren" w:date="2025-10-10T19:38:00Z">
              <w:rPr>
                <w:rFonts w:ascii="宋体" w:eastAsia="宋体" w:hAnsi="宋体" w:cs="微软雅黑" w:hint="eastAsia"/>
                <w:color w:val="auto"/>
                <w:kern w:val="2"/>
                <w:sz w:val="28"/>
                <w:szCs w:val="28"/>
              </w:rPr>
            </w:rPrChange>
          </w:rPr>
          <w:delText>支持</w:delText>
        </w:r>
      </w:del>
      <w:del w:id="722" w:author="xingyiren" w:date="2025-10-10T19:33:00Z">
        <w:r w:rsidRPr="006538CB" w:rsidDel="00262A06">
          <w:rPr>
            <w:rFonts w:ascii="微软雅黑" w:hAnsi="微软雅黑" w:hint="eastAsia"/>
            <w:color w:val="0000FF"/>
            <w:rPrChange w:id="723" w:author="xingyiren" w:date="2025-10-10T19:38:00Z">
              <w:rPr>
                <w:rFonts w:ascii="宋体" w:eastAsia="宋体" w:hAnsi="宋体" w:cs="微软雅黑" w:hint="eastAsia"/>
                <w:color w:val="auto"/>
                <w:kern w:val="2"/>
                <w:sz w:val="28"/>
                <w:szCs w:val="28"/>
              </w:rPr>
            </w:rPrChange>
          </w:rPr>
          <w:delText>根据用户文字输入自动检索对应新闻，并支持</w:delText>
        </w:r>
        <w:r w:rsidRPr="006538CB" w:rsidDel="00262A06">
          <w:rPr>
            <w:rFonts w:ascii="微软雅黑" w:hAnsi="微软雅黑" w:cs="Times New Roman"/>
            <w:color w:val="0000FF"/>
            <w:rPrChange w:id="724" w:author="xingyiren" w:date="2025-10-10T19:38:00Z">
              <w:rPr>
                <w:rFonts w:ascii="Times New Roman" w:eastAsia="宋体" w:hAnsi="Times New Roman" w:cs="Times New Roman"/>
                <w:color w:val="auto"/>
                <w:kern w:val="2"/>
                <w:sz w:val="28"/>
                <w:szCs w:val="28"/>
              </w:rPr>
            </w:rPrChange>
          </w:rPr>
          <w:delText>ai</w:delText>
        </w:r>
        <w:r w:rsidRPr="006538CB" w:rsidDel="00262A06">
          <w:rPr>
            <w:rFonts w:ascii="微软雅黑" w:hAnsi="微软雅黑" w:hint="eastAsia"/>
            <w:color w:val="0000FF"/>
            <w:rPrChange w:id="725" w:author="xingyiren" w:date="2025-10-10T19:38:00Z">
              <w:rPr>
                <w:rFonts w:ascii="宋体" w:eastAsia="宋体" w:hAnsi="宋体" w:cs="微软雅黑" w:hint="eastAsia"/>
                <w:color w:val="auto"/>
                <w:kern w:val="2"/>
                <w:sz w:val="28"/>
                <w:szCs w:val="28"/>
              </w:rPr>
            </w:rPrChange>
          </w:rPr>
          <w:delText>新闻的增强检索。（</w:delText>
        </w:r>
      </w:del>
      <w:del w:id="726" w:author="xingyiren" w:date="2025-10-10T19:29:00Z">
        <w:r w:rsidRPr="006538CB" w:rsidDel="00262A06">
          <w:rPr>
            <w:rFonts w:ascii="微软雅黑" w:hAnsi="微软雅黑" w:hint="eastAsia"/>
            <w:color w:val="0000FF"/>
            <w:rPrChange w:id="727" w:author="xingyiren" w:date="2025-10-10T19:38:00Z">
              <w:rPr>
                <w:rFonts w:ascii="宋体" w:eastAsia="宋体" w:hAnsi="宋体" w:cs="微软雅黑" w:hint="eastAsia"/>
                <w:color w:val="auto"/>
                <w:kern w:val="2"/>
                <w:sz w:val="28"/>
                <w:szCs w:val="28"/>
              </w:rPr>
            </w:rPrChange>
          </w:rPr>
          <w:delText>需</w:delText>
        </w:r>
      </w:del>
      <w:del w:id="728" w:author="xingyiren" w:date="2025-10-10T19:33:00Z">
        <w:r w:rsidRPr="006538CB" w:rsidDel="00262A06">
          <w:rPr>
            <w:rFonts w:ascii="微软雅黑" w:hAnsi="微软雅黑" w:hint="eastAsia"/>
            <w:color w:val="0000FF"/>
            <w:rPrChange w:id="729" w:author="xingyiren" w:date="2025-10-10T19:38:00Z">
              <w:rPr>
                <w:rFonts w:ascii="宋体" w:eastAsia="宋体" w:hAnsi="宋体" w:cs="微软雅黑" w:hint="eastAsia"/>
                <w:color w:val="auto"/>
                <w:kern w:val="2"/>
                <w:sz w:val="28"/>
                <w:szCs w:val="28"/>
              </w:rPr>
            </w:rPrChange>
          </w:rPr>
          <w:delText>使用天行数据</w:delText>
        </w:r>
        <w:r w:rsidRPr="006538CB" w:rsidDel="00262A06">
          <w:rPr>
            <w:rFonts w:ascii="微软雅黑" w:hAnsi="微软雅黑" w:cs="Times New Roman"/>
            <w:color w:val="0000FF"/>
            <w:rPrChange w:id="730" w:author="xingyiren" w:date="2025-10-10T19:38:00Z">
              <w:rPr>
                <w:rFonts w:ascii="Times New Roman" w:eastAsia="宋体" w:hAnsi="Times New Roman" w:cs="Times New Roman"/>
                <w:color w:val="auto"/>
                <w:kern w:val="2"/>
                <w:sz w:val="28"/>
                <w:szCs w:val="28"/>
              </w:rPr>
            </w:rPrChange>
          </w:rPr>
          <w:delText>api</w:delText>
        </w:r>
        <w:r w:rsidRPr="006538CB" w:rsidDel="00262A06">
          <w:rPr>
            <w:rFonts w:ascii="微软雅黑" w:hAnsi="微软雅黑" w:hint="eastAsia"/>
            <w:color w:val="0000FF"/>
            <w:rPrChange w:id="731" w:author="xingyiren" w:date="2025-10-10T19:38:00Z">
              <w:rPr>
                <w:rFonts w:ascii="宋体" w:eastAsia="宋体" w:hAnsi="宋体" w:cs="微软雅黑" w:hint="eastAsia"/>
                <w:color w:val="auto"/>
                <w:kern w:val="2"/>
                <w:sz w:val="28"/>
                <w:szCs w:val="28"/>
              </w:rPr>
            </w:rPrChange>
          </w:rPr>
          <w:delText>）</w:delText>
        </w:r>
      </w:del>
      <w:r w:rsidR="001C090F" w:rsidRPr="001C090F">
        <w:rPr>
          <w:rFonts w:ascii="微软雅黑" w:hAnsi="微软雅黑" w:hint="eastAsia"/>
          <w:color w:val="0000FF"/>
        </w:rPr>
        <w:t>加载</w:t>
      </w:r>
      <w:proofErr w:type="gramStart"/>
      <w:r w:rsidR="001C090F" w:rsidRPr="001C090F">
        <w:rPr>
          <w:rFonts w:ascii="微软雅黑" w:hAnsi="微软雅黑" w:hint="eastAsia"/>
          <w:color w:val="0000FF"/>
        </w:rPr>
        <w:t>预训练</w:t>
      </w:r>
      <w:proofErr w:type="gramEnd"/>
      <w:r w:rsidR="001C090F" w:rsidRPr="001C090F">
        <w:rPr>
          <w:rFonts w:ascii="微软雅黑" w:hAnsi="微软雅黑" w:hint="eastAsia"/>
          <w:color w:val="0000FF"/>
        </w:rPr>
        <w:t>模型（</w:t>
      </w:r>
      <w:r w:rsidR="001C090F" w:rsidRPr="001C090F">
        <w:rPr>
          <w:rFonts w:ascii="微软雅黑" w:hAnsi="微软雅黑"/>
          <w:color w:val="0000FF"/>
        </w:rPr>
        <w:t>DeepSeek-R1-Distill-Qwen-1.5B）；</w:t>
      </w:r>
    </w:p>
    <w:p w14:paraId="34D99D1D" w14:textId="77777777" w:rsidR="001C090F" w:rsidRPr="001C090F" w:rsidRDefault="001C090F" w:rsidP="001C090F">
      <w:pPr>
        <w:pStyle w:val="1c"/>
        <w:rPr>
          <w:rFonts w:ascii="微软雅黑" w:hAnsi="微软雅黑"/>
          <w:color w:val="0000FF"/>
        </w:rPr>
      </w:pPr>
      <w:r w:rsidRPr="001C090F">
        <w:rPr>
          <w:rFonts w:ascii="微软雅黑" w:hAnsi="微软雅黑" w:hint="eastAsia"/>
          <w:color w:val="0000FF"/>
        </w:rPr>
        <w:t>插入</w:t>
      </w:r>
      <w:r w:rsidRPr="001C090F">
        <w:rPr>
          <w:rFonts w:ascii="微软雅黑" w:hAnsi="微软雅黑"/>
          <w:color w:val="0000FF"/>
        </w:rPr>
        <w:t>LoRA适配层，冻结原模型参数；</w:t>
      </w:r>
    </w:p>
    <w:p w14:paraId="1B6D4052" w14:textId="77777777" w:rsidR="001C090F" w:rsidRPr="001C090F" w:rsidRDefault="001C090F" w:rsidP="001C090F">
      <w:pPr>
        <w:pStyle w:val="1c"/>
        <w:rPr>
          <w:rFonts w:ascii="微软雅黑" w:hAnsi="微软雅黑"/>
          <w:color w:val="0000FF"/>
        </w:rPr>
      </w:pPr>
      <w:r w:rsidRPr="001C090F">
        <w:rPr>
          <w:rFonts w:ascii="微软雅黑" w:hAnsi="微软雅黑" w:hint="eastAsia"/>
          <w:color w:val="0000FF"/>
        </w:rPr>
        <w:t>使用交叉</w:t>
      </w:r>
      <w:proofErr w:type="gramStart"/>
      <w:r w:rsidRPr="001C090F">
        <w:rPr>
          <w:rFonts w:ascii="微软雅黑" w:hAnsi="微软雅黑" w:hint="eastAsia"/>
          <w:color w:val="0000FF"/>
        </w:rPr>
        <w:t>熵</w:t>
      </w:r>
      <w:proofErr w:type="gramEnd"/>
      <w:r w:rsidRPr="001C090F">
        <w:rPr>
          <w:rFonts w:ascii="微软雅黑" w:hAnsi="微软雅黑" w:hint="eastAsia"/>
          <w:color w:val="0000FF"/>
        </w:rPr>
        <w:t>损失函数训练分类任务，使用生成损失训练解释生成任务；</w:t>
      </w:r>
    </w:p>
    <w:p w14:paraId="1B495ED0" w14:textId="1E355809" w:rsidR="007B4B78" w:rsidRPr="006538CB" w:rsidRDefault="001C090F">
      <w:pPr>
        <w:pStyle w:val="1c"/>
        <w:rPr>
          <w:rFonts w:ascii="微软雅黑" w:hAnsi="微软雅黑"/>
          <w:color w:val="0000FF"/>
          <w:rPrChange w:id="732" w:author="xingyiren" w:date="2025-10-10T19:38:00Z">
            <w:rPr>
              <w:rFonts w:ascii="宋体" w:eastAsia="宋体" w:hAnsi="宋体"/>
              <w:sz w:val="28"/>
              <w:szCs w:val="28"/>
            </w:rPr>
          </w:rPrChange>
        </w:rPr>
        <w:pPrChange w:id="733" w:author="xingyiren" w:date="2025-10-10T19:31:00Z">
          <w:pPr>
            <w:pStyle w:val="4a"/>
            <w:numPr>
              <w:ilvl w:val="1"/>
              <w:numId w:val="22"/>
            </w:numPr>
            <w:tabs>
              <w:tab w:val="left" w:pos="840"/>
            </w:tabs>
            <w:ind w:left="880" w:hanging="440"/>
          </w:pPr>
        </w:pPrChange>
      </w:pPr>
      <w:r w:rsidRPr="001C090F">
        <w:rPr>
          <w:rFonts w:ascii="微软雅黑" w:hAnsi="微软雅黑" w:hint="eastAsia"/>
          <w:color w:val="0000FF"/>
        </w:rPr>
        <w:t>每轮训练后验证集评估，早停策略防止过拟合</w:t>
      </w:r>
      <w:ins w:id="734" w:author="xingyiren" w:date="2025-10-10T19:37:00Z">
        <w:r w:rsidR="00262A06" w:rsidRPr="006538CB">
          <w:rPr>
            <w:rFonts w:ascii="微软雅黑" w:hAnsi="微软雅黑" w:hint="eastAsia"/>
            <w:color w:val="0000FF"/>
            <w:rPrChange w:id="735" w:author="xingyiren" w:date="2025-10-10T19:38:00Z">
              <w:rPr>
                <w:rFonts w:ascii="Segoe UI" w:hAnsi="Segoe UI" w:cs="Segoe UI" w:hint="eastAsia"/>
                <w:color w:val="24292F"/>
                <w:shd w:val="clear" w:color="auto" w:fill="F4F6F8"/>
              </w:rPr>
            </w:rPrChange>
          </w:rPr>
          <w:t>。</w:t>
        </w:r>
      </w:ins>
    </w:p>
    <w:p w14:paraId="67E76F85" w14:textId="03EDA625" w:rsidR="007B4B78" w:rsidRDefault="007B4B78" w:rsidP="000E123C">
      <w:pPr>
        <w:pStyle w:val="4a"/>
        <w:numPr>
          <w:ilvl w:val="0"/>
          <w:numId w:val="0"/>
        </w:numPr>
        <w:rPr>
          <w:rFonts w:ascii="微软雅黑" w:eastAsia="微软雅黑" w:hAnsi="微软雅黑"/>
          <w:b/>
          <w:bCs/>
          <w:sz w:val="24"/>
          <w:szCs w:val="24"/>
        </w:rPr>
      </w:pPr>
      <w:del w:id="736" w:author="xingyiren" w:date="2025-10-10T20:00:00Z">
        <w:r w:rsidRPr="006538CB" w:rsidDel="00822AA5">
          <w:rPr>
            <w:rFonts w:ascii="微软雅黑" w:eastAsia="微软雅黑" w:hAnsi="微软雅黑"/>
            <w:b/>
            <w:bCs/>
            <w:noProof/>
            <w:sz w:val="24"/>
            <w:szCs w:val="24"/>
            <w:rPrChange w:id="737" w:author="xingyiren" w:date="2025-10-10T18:16:00Z">
              <w:rPr>
                <w:rFonts w:ascii="宋体" w:eastAsia="宋体" w:hAnsi="宋体"/>
                <w:b/>
                <w:bCs/>
                <w:noProof/>
                <w:sz w:val="24"/>
                <w:szCs w:val="24"/>
              </w:rPr>
            </w:rPrChange>
          </w:rPr>
          <w:drawing>
            <wp:inline distT="0" distB="0" distL="0" distR="0" wp14:anchorId="67ABD491" wp14:editId="273CA686">
              <wp:extent cx="6120130" cy="2774950"/>
              <wp:effectExtent l="0" t="0" r="0" b="6350"/>
              <wp:docPr id="1889959142" name="图片 1" descr="图片包含 文本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89959142" name="图片 1" descr="图片包含 文本&#10;&#10;AI 生成的内容可能不正确。"/>
                      <pic:cNvPicPr/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20130" cy="2774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59F121F" w14:textId="32DAAD18" w:rsidR="00987363" w:rsidRPr="006538CB" w:rsidDel="00822AA5" w:rsidRDefault="00987363" w:rsidP="000C1B41">
      <w:pPr>
        <w:pStyle w:val="4a"/>
        <w:numPr>
          <w:ilvl w:val="0"/>
          <w:numId w:val="1"/>
        </w:numPr>
        <w:rPr>
          <w:del w:id="738" w:author="xingyiren" w:date="2025-10-10T20:04:00Z"/>
          <w:rFonts w:ascii="微软雅黑" w:eastAsia="微软雅黑" w:hAnsi="微软雅黑"/>
          <w:b/>
          <w:bCs/>
          <w:sz w:val="24"/>
          <w:szCs w:val="24"/>
          <w:rPrChange w:id="739" w:author="xingyiren" w:date="2025-10-10T18:16:00Z">
            <w:rPr>
              <w:del w:id="740" w:author="xingyiren" w:date="2025-10-10T20:04:00Z"/>
              <w:rFonts w:ascii="宋体" w:eastAsia="宋体" w:hAnsi="宋体"/>
              <w:b/>
              <w:bCs/>
              <w:sz w:val="24"/>
              <w:szCs w:val="24"/>
            </w:rPr>
          </w:rPrChange>
        </w:rPr>
      </w:pPr>
      <w:del w:id="741" w:author="xingyiren" w:date="2025-10-10T20:04:00Z">
        <w:r w:rsidRPr="006538CB" w:rsidDel="00822AA5">
          <w:rPr>
            <w:rFonts w:ascii="微软雅黑" w:eastAsia="微软雅黑" w:hAnsi="微软雅黑" w:hint="eastAsia"/>
            <w:b/>
            <w:bCs/>
            <w:sz w:val="24"/>
            <w:szCs w:val="24"/>
            <w:rPrChange w:id="742" w:author="xingyiren" w:date="2025-10-10T18:16:00Z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rPrChange>
          </w:rPr>
          <w:delText>我们</w:delText>
        </w:r>
        <w:r w:rsidRPr="006538CB" w:rsidDel="00822AA5">
          <w:rPr>
            <w:rFonts w:ascii="微软雅黑" w:eastAsia="微软雅黑" w:hAnsi="微软雅黑"/>
            <w:b/>
            <w:bCs/>
            <w:sz w:val="24"/>
            <w:szCs w:val="24"/>
            <w:rPrChange w:id="743" w:author="xingyiren" w:date="2025-10-10T18:16:00Z">
              <w:rPr>
                <w:rFonts w:ascii="宋体" w:eastAsia="宋体" w:hAnsi="宋体"/>
                <w:b/>
                <w:bCs/>
                <w:sz w:val="24"/>
                <w:szCs w:val="24"/>
              </w:rPr>
            </w:rPrChange>
          </w:rPr>
          <w:delText>通过预先定义不同情感所对应的声学参数组合（如语速、语调、音量、发音人等），在调用API时动态传入这些参数，从而生成富含情感、更具表现力和自然度的语音。该方法具有实现简单、效果可控、易于扩展等优点，适用于智能客服、有声阅读、虚拟助手等多种人机交互场景。</w:delText>
        </w:r>
        <w:r w:rsidRPr="006538CB" w:rsidDel="00822AA5">
          <w:rPr>
            <w:rFonts w:ascii="微软雅黑" w:eastAsia="微软雅黑" w:hAnsi="微软雅黑" w:hint="eastAsia"/>
            <w:b/>
            <w:bCs/>
            <w:sz w:val="24"/>
            <w:szCs w:val="24"/>
            <w:rPrChange w:id="744" w:author="xingyiren" w:date="2025-10-10T18:16:00Z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rPrChange>
          </w:rPr>
          <w:delText>比如，对于喜悦的情绪，我们设置了</w:delText>
        </w:r>
      </w:del>
    </w:p>
    <w:p w14:paraId="0636C007" w14:textId="72F95FE6" w:rsidR="00987363" w:rsidRPr="006538CB" w:rsidDel="00822AA5" w:rsidRDefault="00987363" w:rsidP="000C1B41">
      <w:pPr>
        <w:pStyle w:val="4a"/>
        <w:numPr>
          <w:ilvl w:val="0"/>
          <w:numId w:val="1"/>
        </w:numPr>
        <w:rPr>
          <w:del w:id="745" w:author="xingyiren" w:date="2025-10-10T20:04:00Z"/>
          <w:rFonts w:ascii="微软雅黑" w:eastAsia="微软雅黑" w:hAnsi="微软雅黑"/>
          <w:b/>
          <w:bCs/>
          <w:sz w:val="24"/>
          <w:szCs w:val="24"/>
          <w:rPrChange w:id="746" w:author="xingyiren" w:date="2025-10-10T18:16:00Z">
            <w:rPr>
              <w:del w:id="747" w:author="xingyiren" w:date="2025-10-10T20:04:00Z"/>
              <w:rFonts w:ascii="宋体" w:eastAsia="宋体" w:hAnsi="宋体"/>
              <w:b/>
              <w:bCs/>
              <w:sz w:val="24"/>
              <w:szCs w:val="24"/>
            </w:rPr>
          </w:rPrChange>
        </w:rPr>
      </w:pPr>
      <w:del w:id="748" w:author="xingyiren" w:date="2025-10-10T20:04:00Z">
        <w:r w:rsidRPr="006538CB" w:rsidDel="00822AA5">
          <w:rPr>
            <w:rFonts w:ascii="微软雅黑" w:eastAsia="微软雅黑" w:hAnsi="微软雅黑"/>
            <w:b/>
            <w:bCs/>
            <w:sz w:val="24"/>
            <w:szCs w:val="24"/>
            <w:rPrChange w:id="749" w:author="xingyiren" w:date="2025-10-10T18:16:00Z">
              <w:rPr>
                <w:rFonts w:ascii="宋体" w:eastAsia="宋体" w:hAnsi="宋体"/>
                <w:b/>
                <w:bCs/>
                <w:sz w:val="24"/>
                <w:szCs w:val="24"/>
              </w:rPr>
            </w:rPrChange>
          </w:rPr>
          <w:delText>语调</w:delText>
        </w:r>
        <w:r w:rsidRPr="006538CB" w:rsidDel="00822AA5">
          <w:rPr>
            <w:rFonts w:ascii="微软雅黑" w:eastAsia="微软雅黑" w:hAnsi="微软雅黑" w:hint="eastAsia"/>
            <w:b/>
            <w:bCs/>
            <w:sz w:val="24"/>
            <w:szCs w:val="24"/>
            <w:rPrChange w:id="750" w:author="xingyiren" w:date="2025-10-10T18:16:00Z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rPrChange>
          </w:rPr>
          <w:delText>值为</w:delText>
        </w:r>
        <w:r w:rsidRPr="006538CB" w:rsidDel="00822AA5">
          <w:rPr>
            <w:rFonts w:ascii="微软雅黑" w:eastAsia="微软雅黑" w:hAnsi="微软雅黑"/>
            <w:b/>
            <w:bCs/>
            <w:sz w:val="24"/>
            <w:szCs w:val="24"/>
            <w:rPrChange w:id="751" w:author="xingyiren" w:date="2025-10-10T18:16:00Z">
              <w:rPr>
                <w:rFonts w:ascii="宋体" w:eastAsia="宋体" w:hAnsi="宋体"/>
                <w:b/>
                <w:bCs/>
                <w:sz w:val="24"/>
                <w:szCs w:val="24"/>
              </w:rPr>
            </w:rPrChange>
          </w:rPr>
          <w:delText>8: 显著高于默认值5，模拟兴奋、愉快时音调上扬的特征。</w:delText>
        </w:r>
      </w:del>
    </w:p>
    <w:p w14:paraId="51B902D7" w14:textId="3263EF61" w:rsidR="00987363" w:rsidRPr="006538CB" w:rsidDel="00822AA5" w:rsidRDefault="00987363" w:rsidP="000C1B41">
      <w:pPr>
        <w:pStyle w:val="4a"/>
        <w:numPr>
          <w:ilvl w:val="0"/>
          <w:numId w:val="1"/>
        </w:numPr>
        <w:rPr>
          <w:del w:id="752" w:author="xingyiren" w:date="2025-10-10T20:04:00Z"/>
          <w:rFonts w:ascii="微软雅黑" w:eastAsia="微软雅黑" w:hAnsi="微软雅黑"/>
          <w:b/>
          <w:bCs/>
          <w:sz w:val="24"/>
          <w:szCs w:val="24"/>
          <w:rPrChange w:id="753" w:author="xingyiren" w:date="2025-10-10T18:16:00Z">
            <w:rPr>
              <w:del w:id="754" w:author="xingyiren" w:date="2025-10-10T20:04:00Z"/>
              <w:rFonts w:ascii="宋体" w:eastAsia="宋体" w:hAnsi="宋体"/>
              <w:b/>
              <w:bCs/>
              <w:sz w:val="24"/>
              <w:szCs w:val="24"/>
            </w:rPr>
          </w:rPrChange>
        </w:rPr>
      </w:pPr>
      <w:del w:id="755" w:author="xingyiren" w:date="2025-10-10T20:04:00Z">
        <w:r w:rsidRPr="006538CB" w:rsidDel="00822AA5">
          <w:rPr>
            <w:rFonts w:ascii="微软雅黑" w:eastAsia="微软雅黑" w:hAnsi="微软雅黑"/>
            <w:b/>
            <w:bCs/>
            <w:sz w:val="24"/>
            <w:szCs w:val="24"/>
            <w:rPrChange w:id="756" w:author="xingyiren" w:date="2025-10-10T18:16:00Z">
              <w:rPr>
                <w:rFonts w:ascii="宋体" w:eastAsia="宋体" w:hAnsi="宋体"/>
                <w:b/>
                <w:bCs/>
                <w:sz w:val="24"/>
                <w:szCs w:val="24"/>
              </w:rPr>
            </w:rPrChange>
          </w:rPr>
          <w:delText>音量</w:delText>
        </w:r>
        <w:r w:rsidRPr="006538CB" w:rsidDel="00822AA5">
          <w:rPr>
            <w:rFonts w:ascii="微软雅黑" w:eastAsia="微软雅黑" w:hAnsi="微软雅黑" w:hint="eastAsia"/>
            <w:b/>
            <w:bCs/>
            <w:sz w:val="24"/>
            <w:szCs w:val="24"/>
            <w:rPrChange w:id="757" w:author="xingyiren" w:date="2025-10-10T18:16:00Z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rPrChange>
          </w:rPr>
          <w:delText>值为</w:delText>
        </w:r>
        <w:r w:rsidRPr="006538CB" w:rsidDel="00822AA5">
          <w:rPr>
            <w:rFonts w:ascii="微软雅黑" w:eastAsia="微软雅黑" w:hAnsi="微软雅黑"/>
            <w:b/>
            <w:bCs/>
            <w:sz w:val="24"/>
            <w:szCs w:val="24"/>
            <w:rPrChange w:id="758" w:author="xingyiren" w:date="2025-10-10T18:16:00Z">
              <w:rPr>
                <w:rFonts w:ascii="宋体" w:eastAsia="宋体" w:hAnsi="宋体"/>
                <w:b/>
                <w:bCs/>
                <w:sz w:val="24"/>
                <w:szCs w:val="24"/>
              </w:rPr>
            </w:rPrChange>
          </w:rPr>
          <w:delText>10: 较高的音量，表现出积极、外放的情绪状态。</w:delText>
        </w:r>
      </w:del>
    </w:p>
    <w:p w14:paraId="4EE761DC" w14:textId="6C521397" w:rsidR="00987363" w:rsidRPr="006538CB" w:rsidDel="00822AA5" w:rsidRDefault="00987363" w:rsidP="000C1B41">
      <w:pPr>
        <w:pStyle w:val="4a"/>
        <w:numPr>
          <w:ilvl w:val="0"/>
          <w:numId w:val="1"/>
        </w:numPr>
        <w:rPr>
          <w:del w:id="759" w:author="xingyiren" w:date="2025-10-10T20:04:00Z"/>
          <w:rFonts w:ascii="微软雅黑" w:eastAsia="微软雅黑" w:hAnsi="微软雅黑"/>
          <w:b/>
          <w:bCs/>
          <w:sz w:val="24"/>
          <w:szCs w:val="24"/>
          <w:rPrChange w:id="760" w:author="xingyiren" w:date="2025-10-10T18:16:00Z">
            <w:rPr>
              <w:del w:id="761" w:author="xingyiren" w:date="2025-10-10T20:04:00Z"/>
              <w:rFonts w:ascii="宋体" w:eastAsia="宋体" w:hAnsi="宋体"/>
              <w:b/>
              <w:bCs/>
              <w:sz w:val="24"/>
              <w:szCs w:val="24"/>
            </w:rPr>
          </w:rPrChange>
        </w:rPr>
      </w:pPr>
      <w:del w:id="762" w:author="xingyiren" w:date="2025-10-10T20:04:00Z">
        <w:r w:rsidRPr="006538CB" w:rsidDel="00822AA5">
          <w:rPr>
            <w:rFonts w:ascii="微软雅黑" w:eastAsia="微软雅黑" w:hAnsi="微软雅黑"/>
            <w:b/>
            <w:bCs/>
            <w:sz w:val="24"/>
            <w:szCs w:val="24"/>
            <w:rPrChange w:id="763" w:author="xingyiren" w:date="2025-10-10T18:16:00Z">
              <w:rPr>
                <w:rFonts w:ascii="宋体" w:eastAsia="宋体" w:hAnsi="宋体"/>
                <w:b/>
                <w:bCs/>
                <w:sz w:val="24"/>
                <w:szCs w:val="24"/>
              </w:rPr>
            </w:rPrChange>
          </w:rPr>
          <w:delText>语速</w:delText>
        </w:r>
        <w:r w:rsidRPr="006538CB" w:rsidDel="00822AA5">
          <w:rPr>
            <w:rFonts w:ascii="微软雅黑" w:eastAsia="微软雅黑" w:hAnsi="微软雅黑" w:hint="eastAsia"/>
            <w:b/>
            <w:bCs/>
            <w:sz w:val="24"/>
            <w:szCs w:val="24"/>
            <w:rPrChange w:id="764" w:author="xingyiren" w:date="2025-10-10T18:16:00Z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</w:rPrChange>
          </w:rPr>
          <w:delText>值为</w:delText>
        </w:r>
        <w:r w:rsidRPr="006538CB" w:rsidDel="00822AA5">
          <w:rPr>
            <w:rFonts w:ascii="微软雅黑" w:eastAsia="微软雅黑" w:hAnsi="微软雅黑"/>
            <w:b/>
            <w:bCs/>
            <w:sz w:val="24"/>
            <w:szCs w:val="24"/>
            <w:rPrChange w:id="765" w:author="xingyiren" w:date="2025-10-10T18:16:00Z">
              <w:rPr>
                <w:rFonts w:ascii="宋体" w:eastAsia="宋体" w:hAnsi="宋体"/>
                <w:b/>
                <w:bCs/>
                <w:sz w:val="24"/>
                <w:szCs w:val="24"/>
              </w:rPr>
            </w:rPrChange>
          </w:rPr>
          <w:delText>4: 接近默认值，在表达喜悦的同时保证清晰度。</w:delText>
        </w:r>
      </w:del>
    </w:p>
    <w:p w14:paraId="3713D908" w14:textId="7EF28BCB" w:rsidR="00987363" w:rsidRPr="006538CB" w:rsidDel="00822AA5" w:rsidRDefault="00987363" w:rsidP="000C1B41">
      <w:pPr>
        <w:pStyle w:val="4a"/>
        <w:numPr>
          <w:ilvl w:val="0"/>
          <w:numId w:val="1"/>
        </w:numPr>
        <w:rPr>
          <w:del w:id="766" w:author="xingyiren" w:date="2025-10-10T20:04:00Z"/>
          <w:rFonts w:ascii="微软雅黑" w:eastAsia="微软雅黑" w:hAnsi="微软雅黑"/>
          <w:b/>
          <w:bCs/>
          <w:sz w:val="24"/>
          <w:szCs w:val="24"/>
          <w:rPrChange w:id="767" w:author="xingyiren" w:date="2025-10-10T18:16:00Z">
            <w:rPr>
              <w:del w:id="768" w:author="xingyiren" w:date="2025-10-10T20:04:00Z"/>
              <w:rFonts w:ascii="宋体" w:eastAsia="宋体" w:hAnsi="宋体"/>
              <w:b/>
              <w:bCs/>
              <w:sz w:val="24"/>
              <w:szCs w:val="24"/>
            </w:rPr>
          </w:rPrChange>
        </w:rPr>
      </w:pPr>
      <w:del w:id="769" w:author="xingyiren" w:date="2025-10-10T20:04:00Z">
        <w:r w:rsidRPr="006538CB" w:rsidDel="00822AA5">
          <w:rPr>
            <w:rFonts w:ascii="微软雅黑" w:eastAsia="微软雅黑" w:hAnsi="微软雅黑"/>
            <w:b/>
            <w:bCs/>
            <w:sz w:val="24"/>
            <w:szCs w:val="24"/>
            <w:rPrChange w:id="770" w:author="xingyiren" w:date="2025-10-10T18:16:00Z">
              <w:rPr>
                <w:rFonts w:ascii="宋体" w:eastAsia="宋体" w:hAnsi="宋体"/>
                <w:b/>
                <w:bCs/>
                <w:sz w:val="24"/>
                <w:szCs w:val="24"/>
              </w:rPr>
            </w:rPrChange>
          </w:rPr>
          <w:delText>情感模型(emo: "excited"): 直接调用发音人3内置的“兴奋”情感模型，以获得最佳效果。</w:delText>
        </w:r>
      </w:del>
    </w:p>
    <w:p w14:paraId="1A018406" w14:textId="35242181" w:rsidR="00D93F04" w:rsidRPr="006538CB" w:rsidDel="006C203E" w:rsidRDefault="00EF6A1F" w:rsidP="000C1B41">
      <w:pPr>
        <w:pStyle w:val="4a"/>
        <w:numPr>
          <w:ilvl w:val="0"/>
          <w:numId w:val="1"/>
        </w:numPr>
        <w:rPr>
          <w:del w:id="771" w:author="xingyiren" w:date="2025-10-10T19:54:00Z"/>
          <w:rFonts w:ascii="微软雅黑" w:eastAsia="微软雅黑" w:hAnsi="微软雅黑"/>
          <w:b/>
          <w:bCs/>
          <w:sz w:val="24"/>
          <w:szCs w:val="24"/>
          <w:rPrChange w:id="772" w:author="xingyiren" w:date="2025-10-10T18:16:00Z">
            <w:rPr>
              <w:del w:id="773" w:author="xingyiren" w:date="2025-10-10T19:54:00Z"/>
              <w:rFonts w:ascii="宋体" w:eastAsia="宋体" w:hAnsi="宋体"/>
              <w:b/>
              <w:bCs/>
              <w:sz w:val="24"/>
              <w:szCs w:val="24"/>
            </w:rPr>
          </w:rPrChange>
        </w:rPr>
      </w:pPr>
      <w:del w:id="774" w:author="xingyiren" w:date="2025-10-10T19:54:00Z">
        <w:r w:rsidRPr="006538CB" w:rsidDel="006C203E">
          <w:rPr>
            <w:rFonts w:ascii="微软雅黑" w:eastAsia="微软雅黑" w:hAnsi="微软雅黑"/>
            <w:noProof/>
            <w:rPrChange w:id="775" w:author="xingyiren" w:date="2025-10-10T18:16:00Z">
              <w:rPr>
                <w:noProof/>
              </w:rPr>
            </w:rPrChange>
          </w:rPr>
          <w:drawing>
            <wp:inline distT="0" distB="0" distL="0" distR="0" wp14:anchorId="57ED77E8" wp14:editId="3411FDE3">
              <wp:extent cx="4493565" cy="6709884"/>
              <wp:effectExtent l="0" t="0" r="2540" b="0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498246" cy="671687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439F0C3C" w14:textId="3DA31C04" w:rsidR="00732452" w:rsidRPr="006538CB" w:rsidDel="006C203E" w:rsidRDefault="00215F41">
      <w:pPr>
        <w:pStyle w:val="1c"/>
        <w:numPr>
          <w:ilvl w:val="0"/>
          <w:numId w:val="1"/>
        </w:numPr>
        <w:rPr>
          <w:del w:id="776" w:author="xingyiren" w:date="2025-10-10T19:49:00Z"/>
          <w:rFonts w:ascii="微软雅黑" w:hAnsi="微软雅黑"/>
          <w:rPrChange w:id="777" w:author="xingyiren" w:date="2025-10-10T18:16:00Z">
            <w:rPr>
              <w:del w:id="778" w:author="xingyiren" w:date="2025-10-10T19:49:00Z"/>
              <w:rFonts w:ascii="宋体" w:eastAsia="宋体" w:hAnsi="宋体"/>
              <w:sz w:val="30"/>
              <w:szCs w:val="30"/>
            </w:rPr>
          </w:rPrChange>
        </w:rPr>
        <w:pPrChange w:id="779" w:author="xingyiren" w:date="2025-10-10T19:49:00Z">
          <w:pPr>
            <w:pStyle w:val="30"/>
            <w:numPr>
              <w:numId w:val="19"/>
            </w:numPr>
            <w:ind w:left="360" w:hanging="360"/>
          </w:pPr>
        </w:pPrChange>
      </w:pPr>
      <w:del w:id="780" w:author="xingyiren" w:date="2025-10-10T19:49:00Z">
        <w:r w:rsidRPr="006538CB" w:rsidDel="006C203E">
          <w:rPr>
            <w:rFonts w:ascii="微软雅黑" w:hAnsi="微软雅黑" w:hint="eastAsia"/>
            <w:rPrChange w:id="781" w:author="xingyiren" w:date="2025-10-10T18:1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项目过程中遇到的问题</w:delText>
        </w:r>
      </w:del>
    </w:p>
    <w:p w14:paraId="1E18C565" w14:textId="462633F2" w:rsidR="00E60319" w:rsidRPr="006538CB" w:rsidDel="006C203E" w:rsidRDefault="002742CC">
      <w:pPr>
        <w:pStyle w:val="1c"/>
        <w:numPr>
          <w:ilvl w:val="0"/>
          <w:numId w:val="1"/>
        </w:numPr>
        <w:rPr>
          <w:del w:id="782" w:author="xingyiren" w:date="2025-10-10T19:54:00Z"/>
          <w:rFonts w:ascii="微软雅黑" w:hAnsi="微软雅黑" w:cs="宋体"/>
          <w:sz w:val="28"/>
          <w:szCs w:val="28"/>
        </w:rPr>
        <w:pPrChange w:id="783" w:author="xingyiren" w:date="2025-10-10T19:49:00Z">
          <w:pPr>
            <w:pStyle w:val="4a"/>
            <w:numPr>
              <w:ilvl w:val="1"/>
              <w:numId w:val="22"/>
            </w:numPr>
            <w:tabs>
              <w:tab w:val="left" w:pos="840"/>
            </w:tabs>
            <w:ind w:left="880" w:hanging="440"/>
          </w:pPr>
        </w:pPrChange>
      </w:pPr>
      <w:del w:id="784" w:author="xingyiren" w:date="2025-10-10T19:49:00Z">
        <w:r w:rsidRPr="006538CB" w:rsidDel="006C203E">
          <w:rPr>
            <w:rFonts w:ascii="微软雅黑" w:hAnsi="微软雅黑" w:hint="eastAsia"/>
            <w:sz w:val="28"/>
            <w:szCs w:val="28"/>
            <w:rPrChange w:id="785" w:author="xingyiren" w:date="2025-10-10T18:16:00Z">
              <w:rPr>
                <w:rFonts w:ascii="宋体" w:eastAsia="宋体" w:hAnsi="宋体" w:hint="eastAsia"/>
                <w:sz w:val="28"/>
                <w:szCs w:val="28"/>
              </w:rPr>
            </w:rPrChange>
          </w:rPr>
          <w:delText>环境依赖严格，对系统结构、库版本有严格要求。解决办法：严格依照用户手册进行环境配置。</w:delText>
        </w:r>
      </w:del>
    </w:p>
    <w:tbl>
      <w:tblPr>
        <w:tblW w:w="186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6"/>
        <w:gridCol w:w="6816"/>
      </w:tblGrid>
      <w:tr w:rsidR="008D3331" w:rsidRPr="006538CB" w:rsidDel="006C203E" w14:paraId="1D111917" w14:textId="67372C6B">
        <w:trPr>
          <w:trHeight w:val="840"/>
          <w:del w:id="786" w:author="xingyiren" w:date="2025-10-10T19:54:00Z"/>
        </w:trPr>
        <w:tc>
          <w:tcPr>
            <w:tcW w:w="0" w:type="auto"/>
            <w:tcMar>
              <w:top w:w="240" w:type="dxa"/>
              <w:left w:w="600" w:type="dxa"/>
              <w:bottom w:w="240" w:type="dxa"/>
              <w:right w:w="240" w:type="dxa"/>
            </w:tcMar>
            <w:vAlign w:val="center"/>
            <w:hideMark/>
          </w:tcPr>
          <w:p w14:paraId="6F865BA1" w14:textId="42A39BD6" w:rsidR="008D3331" w:rsidRPr="006538CB" w:rsidDel="006C203E" w:rsidRDefault="008D3331">
            <w:pPr>
              <w:pStyle w:val="1c"/>
              <w:numPr>
                <w:ilvl w:val="0"/>
                <w:numId w:val="1"/>
              </w:numPr>
              <w:rPr>
                <w:del w:id="787" w:author="xingyiren" w:date="2025-10-10T19:54:00Z"/>
                <w:rFonts w:ascii="微软雅黑" w:hAnsi="微软雅黑"/>
                <w:snapToGrid w:val="0"/>
                <w:rPrChange w:id="788" w:author="xingyiren" w:date="2025-10-10T18:16:00Z">
                  <w:rPr>
                    <w:del w:id="789" w:author="xingyiren" w:date="2025-10-10T19:54:00Z"/>
                    <w:snapToGrid w:val="0"/>
                    <w:sz w:val="28"/>
                    <w:szCs w:val="28"/>
                  </w:rPr>
                </w:rPrChange>
              </w:rPr>
              <w:pPrChange w:id="790" w:author="xingyiren" w:date="2025-10-10T19:54:00Z">
                <w:pPr>
                  <w:pStyle w:val="30"/>
                  <w:numPr>
                    <w:numId w:val="19"/>
                  </w:numPr>
                  <w:ind w:left="360" w:hanging="360"/>
                </w:pPr>
              </w:pPrChange>
            </w:pPr>
          </w:p>
        </w:tc>
        <w:tc>
          <w:tcPr>
            <w:tcW w:w="0" w:type="auto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0761505" w14:textId="199E412D" w:rsidR="008D3331" w:rsidRPr="006538CB" w:rsidDel="006C203E" w:rsidRDefault="008D3331" w:rsidP="000C1B41">
            <w:pPr>
              <w:pStyle w:val="afffff5"/>
              <w:numPr>
                <w:ilvl w:val="1"/>
                <w:numId w:val="1"/>
              </w:numPr>
              <w:spacing w:before="120" w:after="120"/>
              <w:ind w:left="800" w:firstLine="560"/>
              <w:rPr>
                <w:del w:id="791" w:author="xingyiren" w:date="2025-10-10T19:54:00Z"/>
                <w:sz w:val="28"/>
                <w:szCs w:val="28"/>
              </w:rPr>
            </w:pPr>
          </w:p>
        </w:tc>
      </w:tr>
    </w:tbl>
    <w:p w14:paraId="0F6CB3F0" w14:textId="229E21C5" w:rsidR="000E123C" w:rsidRDefault="000E123C" w:rsidP="000E123C">
      <w:pPr>
        <w:pStyle w:val="1c"/>
      </w:pPr>
    </w:p>
    <w:p w14:paraId="27823A2A" w14:textId="49FE2E8E" w:rsidR="000E123C" w:rsidRDefault="000E123C" w:rsidP="000E123C">
      <w:pPr>
        <w:pStyle w:val="1c"/>
      </w:pPr>
    </w:p>
    <w:p w14:paraId="374CDA7F" w14:textId="1A671CF8" w:rsidR="000E123C" w:rsidRDefault="000E123C" w:rsidP="000E123C">
      <w:pPr>
        <w:pStyle w:val="1c"/>
      </w:pPr>
    </w:p>
    <w:p w14:paraId="00CF1FFA" w14:textId="250A710B" w:rsidR="000E123C" w:rsidRDefault="000E123C" w:rsidP="000E123C">
      <w:pPr>
        <w:pStyle w:val="1c"/>
      </w:pPr>
    </w:p>
    <w:p w14:paraId="1C9F87D2" w14:textId="2F2A3395" w:rsidR="000E123C" w:rsidRDefault="000E123C" w:rsidP="000E123C">
      <w:pPr>
        <w:pStyle w:val="1c"/>
      </w:pPr>
    </w:p>
    <w:p w14:paraId="0109A460" w14:textId="03C96C6D" w:rsidR="000E123C" w:rsidRPr="000E123C" w:rsidRDefault="000E123C" w:rsidP="000E123C">
      <w:pPr>
        <w:pStyle w:val="2"/>
        <w:numPr>
          <w:ilvl w:val="0"/>
          <w:numId w:val="92"/>
        </w:numPr>
        <w:ind w:left="432" w:hanging="432"/>
        <w:rPr>
          <w:sz w:val="30"/>
          <w:szCs w:val="30"/>
        </w:rPr>
      </w:pPr>
      <w:commentRangeStart w:id="792"/>
      <w:r>
        <w:rPr>
          <w:rFonts w:hint="eastAsia"/>
          <w:lang w:eastAsia="zh-CN"/>
        </w:rPr>
        <w:t>项目总结</w:t>
      </w:r>
      <w:commentRangeEnd w:id="792"/>
      <w:r w:rsidR="00833195">
        <w:rPr>
          <w:rStyle w:val="affffa"/>
          <w:rFonts w:ascii="微软雅黑" w:eastAsia="微软雅黑" w:hAnsi="微软雅黑" w:cs="微软雅黑"/>
          <w:bCs w:val="0"/>
          <w:lang w:eastAsia="zh-CN"/>
        </w:rPr>
        <w:commentReference w:id="792"/>
      </w:r>
    </w:p>
    <w:p w14:paraId="7C92F119" w14:textId="20B0FDB8" w:rsidR="00C26C84" w:rsidRPr="00634830" w:rsidRDefault="00C26C84" w:rsidP="00C26C84">
      <w:pPr>
        <w:pStyle w:val="30"/>
        <w:numPr>
          <w:ilvl w:val="2"/>
          <w:numId w:val="0"/>
        </w:numPr>
        <w:rPr>
          <w:rFonts w:ascii="Times New Roman" w:hAnsi="Times New Roman"/>
        </w:rPr>
      </w:pPr>
      <w:r w:rsidRPr="00634830"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本项目通过</w:t>
      </w:r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使用</w:t>
      </w:r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Mind</w:t>
      </w:r>
      <w:r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Spore</w:t>
      </w:r>
      <w:r w:rsidR="00833195"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框架</w:t>
      </w:r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，利用</w:t>
      </w:r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LoRA</w:t>
      </w:r>
      <w:r>
        <w:rPr>
          <w:rFonts w:ascii="Times New Roman" w:hAnsi="Times New Roman" w:cs="Segoe UI" w:hint="eastAsia"/>
          <w:color w:val="0F1115"/>
          <w:sz w:val="16"/>
          <w:szCs w:val="16"/>
          <w:shd w:val="clear" w:color="auto" w:fill="FFFFFF"/>
        </w:rPr>
        <w:t>方法</w:t>
      </w:r>
      <w:r w:rsidRPr="00634830"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微调大语言模型，成功构建了一个能够识别课堂问答逻辑关系的分析系统。系统不仅具备较高的准确率，还能输出判断原因，为教学效果评估提供了可解释的</w:t>
      </w:r>
      <w:r w:rsidRPr="00634830"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AI</w:t>
      </w:r>
      <w:r w:rsidRPr="00634830">
        <w:rPr>
          <w:rFonts w:ascii="Times New Roman" w:hAnsi="Times New Roman" w:cs="Segoe UI"/>
          <w:color w:val="0F1115"/>
          <w:sz w:val="16"/>
          <w:szCs w:val="16"/>
          <w:shd w:val="clear" w:color="auto" w:fill="FFFFFF"/>
        </w:rPr>
        <w:t>支持。未来将继续优化模型泛化能力，拓展更多逻辑类型，并探索在边缘设备上的部署应用。</w:t>
      </w:r>
    </w:p>
    <w:p w14:paraId="645DA869" w14:textId="107E1DD1" w:rsidR="00C41231" w:rsidRPr="006538CB" w:rsidDel="006C203E" w:rsidRDefault="00C41231" w:rsidP="000E123C">
      <w:pPr>
        <w:pStyle w:val="1c"/>
        <w:rPr>
          <w:del w:id="793" w:author="xingyiren" w:date="2025-10-10T19:56:00Z"/>
          <w:rPrChange w:id="794" w:author="xingyiren" w:date="2025-10-10T18:16:00Z">
            <w:rPr>
              <w:del w:id="795" w:author="xingyiren" w:date="2025-10-10T19:56:00Z"/>
              <w:rFonts w:ascii="宋体" w:eastAsia="宋体" w:hAnsi="宋体"/>
            </w:rPr>
          </w:rPrChange>
        </w:rPr>
      </w:pPr>
      <w:del w:id="796" w:author="xingyiren" w:date="2025-10-10T19:56:00Z">
        <w:r w:rsidRPr="006538CB" w:rsidDel="006C203E">
          <w:rPr>
            <w:bCs/>
            <w:rPrChange w:id="797" w:author="xingyiren" w:date="2025-10-10T18:16:00Z">
              <w:rPr>
                <w:rFonts w:ascii="宋体" w:eastAsia="宋体" w:hAnsi="宋体" w:cs="Book Antiqua"/>
                <w:bCs/>
                <w:sz w:val="36"/>
                <w:szCs w:val="36"/>
                <w:lang w:eastAsia="en-US"/>
              </w:rPr>
            </w:rPrChange>
          </w:rPr>
          <w:delText>附录</w:delText>
        </w:r>
      </w:del>
    </w:p>
    <w:p w14:paraId="38296AF4" w14:textId="13CCFDCF" w:rsidR="00C41231" w:rsidRPr="006538CB" w:rsidDel="006C203E" w:rsidRDefault="00C41231">
      <w:pPr>
        <w:pStyle w:val="1c"/>
        <w:rPr>
          <w:del w:id="798" w:author="xingyiren" w:date="2025-10-10T19:56:00Z"/>
          <w:bCs/>
          <w:rPrChange w:id="799" w:author="xingyiren" w:date="2025-10-10T18:16:00Z">
            <w:rPr>
              <w:del w:id="800" w:author="xingyiren" w:date="2025-10-10T19:56:00Z"/>
            </w:rPr>
          </w:rPrChange>
        </w:rPr>
      </w:pPr>
      <w:del w:id="801" w:author="xingyiren" w:date="2025-10-10T19:56:00Z">
        <w:r w:rsidRPr="006538CB" w:rsidDel="006C203E">
          <w:rPr>
            <w:bCs/>
            <w:rPrChange w:id="802" w:author="xingyiren" w:date="2025-10-10T18:16:00Z">
              <w:rPr>
                <w:rFonts w:eastAsia="方正兰亭黑简体"/>
              </w:rPr>
            </w:rPrChange>
          </w:rPr>
          <w:delText>1.deepseek api</w:delText>
        </w:r>
        <w:r w:rsidRPr="006538CB" w:rsidDel="006C203E">
          <w:rPr>
            <w:bCs/>
            <w:rPrChange w:id="803" w:author="xingyiren" w:date="2025-10-10T18:16:00Z">
              <w:rPr>
                <w:rFonts w:eastAsia="方正兰亭黑简体"/>
              </w:rPr>
            </w:rPrChange>
          </w:rPr>
          <w:delText>申请</w:delText>
        </w:r>
      </w:del>
    </w:p>
    <w:p w14:paraId="76BA2DE8" w14:textId="4E8C1FA6" w:rsidR="00C41231" w:rsidRPr="006538CB" w:rsidDel="006C203E" w:rsidRDefault="00C41231">
      <w:pPr>
        <w:pStyle w:val="1c"/>
        <w:rPr>
          <w:del w:id="804" w:author="xingyiren" w:date="2025-10-10T19:56:00Z"/>
          <w:bCs/>
          <w:rPrChange w:id="805" w:author="xingyiren" w:date="2025-10-10T18:16:00Z">
            <w:rPr>
              <w:del w:id="806" w:author="xingyiren" w:date="2025-10-10T19:56:00Z"/>
            </w:rPr>
          </w:rPrChange>
        </w:rPr>
      </w:pPr>
      <w:del w:id="807" w:author="xingyiren" w:date="2025-10-10T19:56:00Z">
        <w:r w:rsidRPr="006538CB" w:rsidDel="006C203E">
          <w:rPr>
            <w:bCs/>
            <w:rPrChange w:id="808" w:author="xingyiren" w:date="2025-10-10T18:16:00Z">
              <w:rPr>
                <w:rFonts w:eastAsia="方正兰亭黑简体"/>
              </w:rPr>
            </w:rPrChange>
          </w:rPr>
          <w:delText>注册链接：</w:delText>
        </w:r>
        <w:r w:rsidRPr="006538CB" w:rsidDel="006C203E">
          <w:rPr>
            <w:bCs/>
            <w:rPrChange w:id="809" w:author="xingyiren" w:date="2025-10-10T18:16:00Z">
              <w:rPr>
                <w:rFonts w:eastAsia="方正兰亭黑简体"/>
              </w:rPr>
            </w:rPrChange>
          </w:rPr>
          <w:fldChar w:fldCharType="begin"/>
        </w:r>
        <w:r w:rsidRPr="006538CB" w:rsidDel="006C203E">
          <w:rPr>
            <w:bCs/>
            <w:rPrChange w:id="810" w:author="xingyiren" w:date="2025-10-10T18:16:00Z">
              <w:rPr>
                <w:rFonts w:eastAsia="方正兰亭黑简体"/>
              </w:rPr>
            </w:rPrChange>
          </w:rPr>
          <w:delInstrText xml:space="preserve"> HYPERLINK "https://platform.deepseek.com/sign_in" </w:delInstrText>
        </w:r>
        <w:r w:rsidRPr="006538CB" w:rsidDel="006C203E">
          <w:rPr>
            <w:bCs/>
            <w:rPrChange w:id="811" w:author="xingyiren" w:date="2025-10-10T18:16:00Z">
              <w:rPr>
                <w:rFonts w:eastAsia="方正兰亭黑简体"/>
              </w:rPr>
            </w:rPrChange>
          </w:rPr>
          <w:fldChar w:fldCharType="separate"/>
        </w:r>
        <w:r w:rsidRPr="006538CB" w:rsidDel="006C203E">
          <w:rPr>
            <w:rStyle w:val="affff9"/>
            <w:rFonts w:ascii="微软雅黑" w:hAnsi="微软雅黑" w:cs="Book Antiqua"/>
            <w:bCs/>
            <w:sz w:val="36"/>
            <w:szCs w:val="36"/>
            <w:lang w:eastAsia="en-US"/>
            <w:rPrChange w:id="812" w:author="xingyiren" w:date="2025-10-10T18:16:00Z">
              <w:rPr>
                <w:rStyle w:val="affff9"/>
                <w:rFonts w:eastAsia="方正兰亭黑简体"/>
              </w:rPr>
            </w:rPrChange>
          </w:rPr>
          <w:delText>https://platform.deepseek.com/sign_in</w:delText>
        </w:r>
        <w:r w:rsidRPr="006538CB" w:rsidDel="006C203E">
          <w:rPr>
            <w:bCs/>
            <w:rPrChange w:id="813" w:author="xingyiren" w:date="2025-10-10T18:16:00Z">
              <w:rPr>
                <w:rFonts w:eastAsia="方正兰亭黑简体"/>
              </w:rPr>
            </w:rPrChange>
          </w:rPr>
          <w:fldChar w:fldCharType="end"/>
        </w:r>
      </w:del>
    </w:p>
    <w:p w14:paraId="17DEA238" w14:textId="46C5B075" w:rsidR="00F22327" w:rsidRPr="006538CB" w:rsidDel="006C203E" w:rsidRDefault="00C41231">
      <w:pPr>
        <w:pStyle w:val="1c"/>
        <w:rPr>
          <w:del w:id="814" w:author="xingyiren" w:date="2025-10-10T19:56:00Z"/>
          <w:bCs/>
          <w:noProof/>
          <w:rPrChange w:id="815" w:author="xingyiren" w:date="2025-10-10T18:16:00Z">
            <w:rPr>
              <w:del w:id="816" w:author="xingyiren" w:date="2025-10-10T19:56:00Z"/>
              <w:noProof/>
            </w:rPr>
          </w:rPrChange>
        </w:rPr>
      </w:pPr>
      <w:del w:id="817" w:author="xingyiren" w:date="2025-10-10T19:56:00Z">
        <w:r w:rsidRPr="006538CB" w:rsidDel="006C203E">
          <w:rPr>
            <w:bCs/>
            <w:noProof/>
            <w:rPrChange w:id="818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1FAD057E" wp14:editId="317D46B3">
              <wp:extent cx="2845559" cy="1286377"/>
              <wp:effectExtent l="0" t="0" r="0" b="9525"/>
              <wp:docPr id="5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94213" cy="13083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775FCAC4" w14:textId="7BF80A71" w:rsidR="00C41231" w:rsidRPr="006538CB" w:rsidDel="006C203E" w:rsidRDefault="00F22327">
      <w:pPr>
        <w:pStyle w:val="1c"/>
        <w:rPr>
          <w:del w:id="819" w:author="xingyiren" w:date="2025-10-10T19:56:00Z"/>
          <w:bCs/>
          <w:rPrChange w:id="820" w:author="xingyiren" w:date="2025-10-10T18:16:00Z">
            <w:rPr>
              <w:del w:id="821" w:author="xingyiren" w:date="2025-10-10T19:56:00Z"/>
            </w:rPr>
          </w:rPrChange>
        </w:rPr>
      </w:pPr>
      <w:del w:id="822" w:author="xingyiren" w:date="2025-10-10T19:56:00Z">
        <w:r w:rsidRPr="006538CB" w:rsidDel="006C203E">
          <w:rPr>
            <w:bCs/>
            <w:noProof/>
            <w:rPrChange w:id="823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73C62DA3" wp14:editId="65C5C1D3">
              <wp:extent cx="2818263" cy="2001349"/>
              <wp:effectExtent l="0" t="0" r="1270" b="0"/>
              <wp:docPr id="8" name="图片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/>
                      <pic:cNvPicPr>
                        <a:picLocks noChangeAspect="1" noChangeArrowheads="1"/>
                      </pic:cNvPicPr>
                    </pic:nvPicPr>
                    <pic:blipFill>
                      <a:blip r:embed="rId2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28870" cy="20088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3928AC21" w14:textId="75B58363" w:rsidR="00F22327" w:rsidRPr="006538CB" w:rsidDel="006C203E" w:rsidRDefault="00F22327">
      <w:pPr>
        <w:pStyle w:val="1c"/>
        <w:rPr>
          <w:del w:id="824" w:author="xingyiren" w:date="2025-10-10T19:56:00Z"/>
          <w:bCs/>
          <w:rPrChange w:id="825" w:author="xingyiren" w:date="2025-10-10T18:16:00Z">
            <w:rPr>
              <w:del w:id="826" w:author="xingyiren" w:date="2025-10-10T19:56:00Z"/>
            </w:rPr>
          </w:rPrChange>
        </w:rPr>
      </w:pPr>
    </w:p>
    <w:p w14:paraId="275165E5" w14:textId="097341D7" w:rsidR="00F22327" w:rsidRPr="006538CB" w:rsidDel="006C203E" w:rsidRDefault="00F22327">
      <w:pPr>
        <w:pStyle w:val="1c"/>
        <w:rPr>
          <w:del w:id="827" w:author="xingyiren" w:date="2025-10-10T19:56:00Z"/>
          <w:bCs/>
          <w:rPrChange w:id="828" w:author="xingyiren" w:date="2025-10-10T18:16:00Z">
            <w:rPr>
              <w:del w:id="829" w:author="xingyiren" w:date="2025-10-10T19:56:00Z"/>
            </w:rPr>
          </w:rPrChange>
        </w:rPr>
      </w:pPr>
      <w:del w:id="830" w:author="xingyiren" w:date="2025-10-10T19:56:00Z">
        <w:r w:rsidRPr="006538CB" w:rsidDel="006C203E">
          <w:rPr>
            <w:bCs/>
            <w:rPrChange w:id="831" w:author="xingyiren" w:date="2025-10-10T18:16:00Z">
              <w:rPr>
                <w:rFonts w:eastAsia="方正兰亭黑简体"/>
              </w:rPr>
            </w:rPrChange>
          </w:rPr>
          <w:delText>复制的</w:delText>
        </w:r>
        <w:r w:rsidRPr="006538CB" w:rsidDel="006C203E">
          <w:rPr>
            <w:bCs/>
            <w:rPrChange w:id="832" w:author="xingyiren" w:date="2025-10-10T18:16:00Z">
              <w:rPr>
                <w:rFonts w:eastAsia="方正兰亭黑简体"/>
              </w:rPr>
            </w:rPrChange>
          </w:rPr>
          <w:delText>api key</w:delText>
        </w:r>
        <w:r w:rsidRPr="006538CB" w:rsidDel="006C203E">
          <w:rPr>
            <w:bCs/>
            <w:rPrChange w:id="833" w:author="xingyiren" w:date="2025-10-10T18:16:00Z">
              <w:rPr>
                <w:rFonts w:eastAsia="方正兰亭黑简体"/>
              </w:rPr>
            </w:rPrChange>
          </w:rPr>
          <w:delText>填到</w:delText>
        </w:r>
        <w:r w:rsidRPr="006538CB" w:rsidDel="006C203E">
          <w:rPr>
            <w:bCs/>
            <w:rPrChange w:id="834" w:author="xingyiren" w:date="2025-10-10T18:16:00Z">
              <w:rPr>
                <w:rFonts w:eastAsia="方正兰亭黑简体"/>
              </w:rPr>
            </w:rPrChange>
          </w:rPr>
          <w:delText>create_label_dataset.py</w:delText>
        </w:r>
        <w:r w:rsidRPr="006538CB" w:rsidDel="006C203E">
          <w:rPr>
            <w:bCs/>
            <w:rPrChange w:id="835" w:author="xingyiren" w:date="2025-10-10T18:16:00Z">
              <w:rPr>
                <w:rFonts w:eastAsia="方正兰亭黑简体"/>
              </w:rPr>
            </w:rPrChange>
          </w:rPr>
          <w:delText>文件的</w:delText>
        </w:r>
        <w:r w:rsidRPr="006538CB" w:rsidDel="006C203E">
          <w:rPr>
            <w:bCs/>
            <w:rPrChange w:id="836" w:author="xingyiren" w:date="2025-10-10T18:16:00Z">
              <w:rPr>
                <w:rFonts w:eastAsia="方正兰亭黑简体"/>
              </w:rPr>
            </w:rPrChange>
          </w:rPr>
          <w:delText>50</w:delText>
        </w:r>
        <w:r w:rsidRPr="006538CB" w:rsidDel="006C203E">
          <w:rPr>
            <w:bCs/>
            <w:rPrChange w:id="837" w:author="xingyiren" w:date="2025-10-10T18:16:00Z">
              <w:rPr>
                <w:rFonts w:eastAsia="方正兰亭黑简体"/>
              </w:rPr>
            </w:rPrChange>
          </w:rPr>
          <w:delText>行</w:delText>
        </w:r>
      </w:del>
    </w:p>
    <w:p w14:paraId="6C1645B1" w14:textId="25B196F8" w:rsidR="00F22327" w:rsidRPr="006538CB" w:rsidDel="006C203E" w:rsidRDefault="00F22327">
      <w:pPr>
        <w:pStyle w:val="1c"/>
        <w:rPr>
          <w:del w:id="838" w:author="xingyiren" w:date="2025-10-10T19:56:00Z"/>
          <w:bCs/>
          <w:rPrChange w:id="839" w:author="xingyiren" w:date="2025-10-10T18:16:00Z">
            <w:rPr>
              <w:del w:id="840" w:author="xingyiren" w:date="2025-10-10T19:56:00Z"/>
            </w:rPr>
          </w:rPrChange>
        </w:rPr>
      </w:pPr>
    </w:p>
    <w:p w14:paraId="18972708" w14:textId="1A1B8C74" w:rsidR="00F22327" w:rsidRPr="006538CB" w:rsidDel="006C203E" w:rsidRDefault="00F22327">
      <w:pPr>
        <w:pStyle w:val="1c"/>
        <w:rPr>
          <w:del w:id="841" w:author="xingyiren" w:date="2025-10-10T19:56:00Z"/>
          <w:bCs/>
          <w:rPrChange w:id="842" w:author="xingyiren" w:date="2025-10-10T18:16:00Z">
            <w:rPr>
              <w:del w:id="843" w:author="xingyiren" w:date="2025-10-10T19:56:00Z"/>
            </w:rPr>
          </w:rPrChange>
        </w:rPr>
      </w:pPr>
      <w:del w:id="844" w:author="xingyiren" w:date="2025-10-10T19:56:00Z">
        <w:r w:rsidRPr="006538CB" w:rsidDel="006C203E">
          <w:rPr>
            <w:bCs/>
            <w:rPrChange w:id="845" w:author="xingyiren" w:date="2025-10-10T18:16:00Z">
              <w:rPr>
                <w:rFonts w:eastAsia="方正兰亭黑简体"/>
              </w:rPr>
            </w:rPrChange>
          </w:rPr>
          <w:delText>2.</w:delText>
        </w:r>
        <w:r w:rsidRPr="006538CB" w:rsidDel="006C203E">
          <w:rPr>
            <w:bCs/>
            <w:rPrChange w:id="846" w:author="xingyiren" w:date="2025-10-10T18:16:00Z">
              <w:rPr>
                <w:rFonts w:eastAsia="方正兰亭黑简体"/>
              </w:rPr>
            </w:rPrChange>
          </w:rPr>
          <w:delText>百度</w:delText>
        </w:r>
        <w:r w:rsidRPr="006538CB" w:rsidDel="006C203E">
          <w:rPr>
            <w:bCs/>
            <w:rPrChange w:id="847" w:author="xingyiren" w:date="2025-10-10T18:16:00Z">
              <w:rPr>
                <w:rFonts w:eastAsia="方正兰亭黑简体"/>
              </w:rPr>
            </w:rPrChange>
          </w:rPr>
          <w:delText>api</w:delText>
        </w:r>
        <w:r w:rsidRPr="006538CB" w:rsidDel="006C203E">
          <w:rPr>
            <w:bCs/>
            <w:rPrChange w:id="848" w:author="xingyiren" w:date="2025-10-10T18:16:00Z">
              <w:rPr>
                <w:rFonts w:eastAsia="方正兰亭黑简体"/>
              </w:rPr>
            </w:rPrChange>
          </w:rPr>
          <w:delText>申请</w:delText>
        </w:r>
      </w:del>
    </w:p>
    <w:p w14:paraId="05BC202C" w14:textId="4C6EFAE8" w:rsidR="00F22327" w:rsidRPr="006538CB" w:rsidDel="006C203E" w:rsidRDefault="00F22327">
      <w:pPr>
        <w:pStyle w:val="1c"/>
        <w:rPr>
          <w:del w:id="849" w:author="xingyiren" w:date="2025-10-10T19:56:00Z"/>
          <w:bCs/>
          <w:rPrChange w:id="850" w:author="xingyiren" w:date="2025-10-10T18:16:00Z">
            <w:rPr>
              <w:del w:id="851" w:author="xingyiren" w:date="2025-10-10T19:56:00Z"/>
            </w:rPr>
          </w:rPrChange>
        </w:rPr>
      </w:pPr>
      <w:del w:id="852" w:author="xingyiren" w:date="2025-10-10T19:56:00Z">
        <w:r w:rsidRPr="006538CB" w:rsidDel="006C203E">
          <w:rPr>
            <w:bCs/>
            <w:rPrChange w:id="853" w:author="xingyiren" w:date="2025-10-10T18:16:00Z">
              <w:rPr>
                <w:rFonts w:eastAsia="方正兰亭黑简体"/>
              </w:rPr>
            </w:rPrChange>
          </w:rPr>
          <w:delText>注册链接：</w:delText>
        </w:r>
        <w:r w:rsidRPr="006538CB" w:rsidDel="006C203E">
          <w:rPr>
            <w:bCs/>
            <w:rPrChange w:id="854" w:author="xingyiren" w:date="2025-10-10T18:16:00Z">
              <w:rPr>
                <w:rFonts w:eastAsia="方正兰亭黑简体"/>
              </w:rPr>
            </w:rPrChange>
          </w:rPr>
          <w:fldChar w:fldCharType="begin"/>
        </w:r>
        <w:r w:rsidRPr="006538CB" w:rsidDel="006C203E">
          <w:rPr>
            <w:bCs/>
            <w:rPrChange w:id="855" w:author="xingyiren" w:date="2025-10-10T18:16:00Z">
              <w:rPr>
                <w:rFonts w:eastAsia="方正兰亭黑简体"/>
              </w:rPr>
            </w:rPrChange>
          </w:rPr>
          <w:delInstrText xml:space="preserve"> HYPERLINK "https://cloud.baidu.com/doc/API/index.html" </w:delInstrText>
        </w:r>
        <w:r w:rsidRPr="006538CB" w:rsidDel="006C203E">
          <w:rPr>
            <w:bCs/>
            <w:rPrChange w:id="856" w:author="xingyiren" w:date="2025-10-10T18:16:00Z">
              <w:rPr>
                <w:rFonts w:eastAsia="方正兰亭黑简体"/>
              </w:rPr>
            </w:rPrChange>
          </w:rPr>
          <w:fldChar w:fldCharType="separate"/>
        </w:r>
        <w:r w:rsidRPr="006538CB" w:rsidDel="006C203E">
          <w:rPr>
            <w:rStyle w:val="affff9"/>
            <w:rFonts w:ascii="微软雅黑" w:hAnsi="微软雅黑" w:cs="Book Antiqua"/>
            <w:bCs/>
            <w:sz w:val="36"/>
            <w:szCs w:val="36"/>
            <w:lang w:eastAsia="en-US"/>
            <w:rPrChange w:id="857" w:author="xingyiren" w:date="2025-10-10T18:16:00Z">
              <w:rPr>
                <w:rStyle w:val="affff9"/>
                <w:rFonts w:eastAsia="方正兰亭黑简体"/>
              </w:rPr>
            </w:rPrChange>
          </w:rPr>
          <w:delText>https://cloud.baidu.com/doc/API/index.html</w:delText>
        </w:r>
        <w:r w:rsidRPr="006538CB" w:rsidDel="006C203E">
          <w:rPr>
            <w:bCs/>
            <w:rPrChange w:id="858" w:author="xingyiren" w:date="2025-10-10T18:16:00Z">
              <w:rPr>
                <w:rFonts w:eastAsia="方正兰亭黑简体"/>
              </w:rPr>
            </w:rPrChange>
          </w:rPr>
          <w:fldChar w:fldCharType="end"/>
        </w:r>
      </w:del>
    </w:p>
    <w:p w14:paraId="6782B613" w14:textId="0CFFB259" w:rsidR="00F22327" w:rsidRPr="006538CB" w:rsidDel="006C203E" w:rsidRDefault="00F22327">
      <w:pPr>
        <w:pStyle w:val="1c"/>
        <w:rPr>
          <w:del w:id="859" w:author="xingyiren" w:date="2025-10-10T19:56:00Z"/>
          <w:bCs/>
          <w:rPrChange w:id="860" w:author="xingyiren" w:date="2025-10-10T18:16:00Z">
            <w:rPr>
              <w:del w:id="861" w:author="xingyiren" w:date="2025-10-10T19:56:00Z"/>
            </w:rPr>
          </w:rPrChange>
        </w:rPr>
      </w:pPr>
      <w:del w:id="862" w:author="xingyiren" w:date="2025-10-10T19:56:00Z">
        <w:r w:rsidRPr="006538CB" w:rsidDel="006C203E">
          <w:rPr>
            <w:bCs/>
            <w:rPrChange w:id="863" w:author="xingyiren" w:date="2025-10-10T18:16:00Z">
              <w:rPr>
                <w:rFonts w:eastAsia="方正兰亭黑简体"/>
              </w:rPr>
            </w:rPrChange>
          </w:rPr>
          <w:delText>api</w:delText>
        </w:r>
        <w:r w:rsidRPr="006538CB" w:rsidDel="006C203E">
          <w:rPr>
            <w:bCs/>
            <w:rPrChange w:id="864" w:author="xingyiren" w:date="2025-10-10T18:16:00Z">
              <w:rPr>
                <w:rFonts w:eastAsia="方正兰亭黑简体"/>
              </w:rPr>
            </w:rPrChange>
          </w:rPr>
          <w:delText>创建链接：</w:delText>
        </w:r>
        <w:r w:rsidRPr="006538CB" w:rsidDel="006C203E">
          <w:rPr>
            <w:bCs/>
            <w:rPrChange w:id="865" w:author="xingyiren" w:date="2025-10-10T18:16:00Z">
              <w:rPr>
                <w:rFonts w:eastAsia="方正兰亭黑简体"/>
              </w:rPr>
            </w:rPrChange>
          </w:rPr>
          <w:fldChar w:fldCharType="begin"/>
        </w:r>
        <w:r w:rsidRPr="006538CB" w:rsidDel="006C203E">
          <w:rPr>
            <w:bCs/>
            <w:rPrChange w:id="866" w:author="xingyiren" w:date="2025-10-10T18:16:00Z">
              <w:rPr>
                <w:rFonts w:eastAsia="方正兰亭黑简体"/>
              </w:rPr>
            </w:rPrChange>
          </w:rPr>
          <w:delInstrText xml:space="preserve"> HYPERLINK "https://console.bce.baidu.com/ai-engine/speech/overview/index" </w:delInstrText>
        </w:r>
        <w:r w:rsidRPr="006538CB" w:rsidDel="006C203E">
          <w:rPr>
            <w:bCs/>
            <w:rPrChange w:id="867" w:author="xingyiren" w:date="2025-10-10T18:16:00Z">
              <w:rPr>
                <w:rFonts w:eastAsia="方正兰亭黑简体"/>
              </w:rPr>
            </w:rPrChange>
          </w:rPr>
          <w:fldChar w:fldCharType="separate"/>
        </w:r>
        <w:r w:rsidRPr="006538CB" w:rsidDel="006C203E">
          <w:rPr>
            <w:rStyle w:val="affff9"/>
            <w:rFonts w:ascii="微软雅黑" w:hAnsi="微软雅黑" w:cs="Book Antiqua"/>
            <w:bCs/>
            <w:sz w:val="36"/>
            <w:szCs w:val="36"/>
            <w:lang w:eastAsia="en-US"/>
            <w:rPrChange w:id="868" w:author="xingyiren" w:date="2025-10-10T18:16:00Z">
              <w:rPr>
                <w:rStyle w:val="affff9"/>
                <w:rFonts w:eastAsia="方正兰亭黑简体"/>
              </w:rPr>
            </w:rPrChange>
          </w:rPr>
          <w:delText>https://console.bce.baidu.com/ai-engine/speech/overview/index</w:delText>
        </w:r>
        <w:r w:rsidRPr="006538CB" w:rsidDel="006C203E">
          <w:rPr>
            <w:bCs/>
            <w:rPrChange w:id="869" w:author="xingyiren" w:date="2025-10-10T18:16:00Z">
              <w:rPr>
                <w:rFonts w:eastAsia="方正兰亭黑简体"/>
              </w:rPr>
            </w:rPrChange>
          </w:rPr>
          <w:fldChar w:fldCharType="end"/>
        </w:r>
      </w:del>
    </w:p>
    <w:p w14:paraId="61452301" w14:textId="4869CB69" w:rsidR="00F22327" w:rsidRPr="006538CB" w:rsidDel="006C203E" w:rsidRDefault="00F22327">
      <w:pPr>
        <w:pStyle w:val="1c"/>
        <w:rPr>
          <w:del w:id="870" w:author="xingyiren" w:date="2025-10-10T19:56:00Z"/>
          <w:bCs/>
          <w:noProof/>
          <w:rPrChange w:id="871" w:author="xingyiren" w:date="2025-10-10T18:16:00Z">
            <w:rPr>
              <w:del w:id="872" w:author="xingyiren" w:date="2025-10-10T19:56:00Z"/>
              <w:noProof/>
            </w:rPr>
          </w:rPrChange>
        </w:rPr>
      </w:pPr>
    </w:p>
    <w:p w14:paraId="2E213A83" w14:textId="7151381D" w:rsidR="00F22327" w:rsidRPr="006538CB" w:rsidDel="006C203E" w:rsidRDefault="00F22327">
      <w:pPr>
        <w:pStyle w:val="1c"/>
        <w:rPr>
          <w:del w:id="873" w:author="xingyiren" w:date="2025-10-10T19:56:00Z"/>
          <w:bCs/>
          <w:rPrChange w:id="874" w:author="xingyiren" w:date="2025-10-10T18:16:00Z">
            <w:rPr>
              <w:del w:id="875" w:author="xingyiren" w:date="2025-10-10T19:56:00Z"/>
            </w:rPr>
          </w:rPrChange>
        </w:rPr>
      </w:pPr>
      <w:del w:id="876" w:author="xingyiren" w:date="2025-10-10T19:56:00Z">
        <w:r w:rsidRPr="006538CB" w:rsidDel="006C203E">
          <w:rPr>
            <w:bCs/>
            <w:noProof/>
            <w:rPrChange w:id="877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246D29D6" wp14:editId="0D5EB33F">
              <wp:extent cx="4885690" cy="2015005"/>
              <wp:effectExtent l="0" t="0" r="0" b="4445"/>
              <wp:docPr id="9" name="图片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2"/>
                      <pic:cNvPicPr>
                        <a:picLocks noChangeAspect="1" noChangeArrowheads="1"/>
                      </pic:cNvPicPr>
                    </pic:nvPicPr>
                    <pic:blipFill>
                      <a:blip r:embed="rId2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99187" cy="202057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7E7ED64B" w14:textId="111B09C7" w:rsidR="00F22327" w:rsidRPr="006538CB" w:rsidDel="006C203E" w:rsidRDefault="00F22327">
      <w:pPr>
        <w:pStyle w:val="1c"/>
        <w:rPr>
          <w:del w:id="878" w:author="xingyiren" w:date="2025-10-10T19:56:00Z"/>
          <w:bCs/>
          <w:rPrChange w:id="879" w:author="xingyiren" w:date="2025-10-10T18:16:00Z">
            <w:rPr>
              <w:del w:id="880" w:author="xingyiren" w:date="2025-10-10T19:56:00Z"/>
            </w:rPr>
          </w:rPrChange>
        </w:rPr>
      </w:pPr>
      <w:del w:id="881" w:author="xingyiren" w:date="2025-10-10T19:56:00Z">
        <w:r w:rsidRPr="006538CB" w:rsidDel="006C203E">
          <w:rPr>
            <w:bCs/>
            <w:noProof/>
            <w:rPrChange w:id="882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79B18089" wp14:editId="56AA8A5F">
              <wp:extent cx="4885899" cy="3361527"/>
              <wp:effectExtent l="0" t="0" r="0" b="0"/>
              <wp:docPr id="10" name="图片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4"/>
                      <pic:cNvPicPr>
                        <a:picLocks noChangeAspect="1" noChangeArrowheads="1"/>
                      </pic:cNvPicPr>
                    </pic:nvPicPr>
                    <pic:blipFill>
                      <a:blip r:embed="rId2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894345" cy="33673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0FC61DAE" w14:textId="69D34CD3" w:rsidR="0017206D" w:rsidRPr="006538CB" w:rsidDel="006C203E" w:rsidRDefault="0017206D">
      <w:pPr>
        <w:pStyle w:val="1c"/>
        <w:rPr>
          <w:del w:id="883" w:author="xingyiren" w:date="2025-10-10T19:56:00Z"/>
          <w:bCs/>
          <w:rPrChange w:id="884" w:author="xingyiren" w:date="2025-10-10T18:16:00Z">
            <w:rPr>
              <w:del w:id="885" w:author="xingyiren" w:date="2025-10-10T19:56:00Z"/>
            </w:rPr>
          </w:rPrChange>
        </w:rPr>
      </w:pPr>
      <w:del w:id="886" w:author="xingyiren" w:date="2025-10-10T19:56:00Z">
        <w:r w:rsidRPr="006538CB" w:rsidDel="006C203E">
          <w:rPr>
            <w:bCs/>
            <w:noProof/>
            <w:rPrChange w:id="887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494123D0" wp14:editId="0806369F">
              <wp:extent cx="4585648" cy="2320896"/>
              <wp:effectExtent l="0" t="0" r="5715" b="3810"/>
              <wp:docPr id="11" name="图片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6"/>
                      <pic:cNvPicPr>
                        <a:picLocks noChangeAspect="1" noChangeArrowheads="1"/>
                      </pic:cNvPicPr>
                    </pic:nvPicPr>
                    <pic:blipFill>
                      <a:blip r:embed="rId2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91711" cy="2323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0360E8EB" w14:textId="6BA0FCCC" w:rsidR="0017206D" w:rsidRPr="006538CB" w:rsidDel="006C203E" w:rsidRDefault="0017206D">
      <w:pPr>
        <w:pStyle w:val="1c"/>
        <w:rPr>
          <w:del w:id="888" w:author="xingyiren" w:date="2025-10-10T19:56:00Z"/>
          <w:bCs/>
          <w:rPrChange w:id="889" w:author="xingyiren" w:date="2025-10-10T18:16:00Z">
            <w:rPr>
              <w:del w:id="890" w:author="xingyiren" w:date="2025-10-10T19:56:00Z"/>
            </w:rPr>
          </w:rPrChange>
        </w:rPr>
      </w:pPr>
      <w:del w:id="891" w:author="xingyiren" w:date="2025-10-10T19:56:00Z">
        <w:r w:rsidRPr="006538CB" w:rsidDel="006C203E">
          <w:rPr>
            <w:bCs/>
            <w:rPrChange w:id="892" w:author="xingyiren" w:date="2025-10-10T18:16:00Z">
              <w:rPr>
                <w:rFonts w:eastAsia="方正兰亭黑简体"/>
              </w:rPr>
            </w:rPrChange>
          </w:rPr>
          <w:delText>将创建的</w:delText>
        </w:r>
        <w:r w:rsidRPr="006538CB" w:rsidDel="006C203E">
          <w:rPr>
            <w:bCs/>
            <w:rPrChange w:id="893" w:author="xingyiren" w:date="2025-10-10T18:16:00Z">
              <w:rPr>
                <w:rFonts w:eastAsia="方正兰亭黑简体"/>
              </w:rPr>
            </w:rPrChange>
          </w:rPr>
          <w:delText>AppID,API KEY,Secret Key</w:delText>
        </w:r>
        <w:r w:rsidRPr="006538CB" w:rsidDel="006C203E">
          <w:rPr>
            <w:bCs/>
            <w:rPrChange w:id="894" w:author="xingyiren" w:date="2025-10-10T18:16:00Z">
              <w:rPr>
                <w:rFonts w:eastAsia="方正兰亭黑简体"/>
              </w:rPr>
            </w:rPrChange>
          </w:rPr>
          <w:delText>分别填到</w:delText>
        </w:r>
        <w:r w:rsidRPr="006538CB" w:rsidDel="006C203E">
          <w:rPr>
            <w:bCs/>
            <w:rPrChange w:id="895" w:author="xingyiren" w:date="2025-10-10T18:16:00Z">
              <w:rPr>
                <w:rFonts w:eastAsia="方正兰亭黑简体"/>
              </w:rPr>
            </w:rPrChange>
          </w:rPr>
          <w:delText>tts_module.py</w:delText>
        </w:r>
        <w:r w:rsidRPr="006538CB" w:rsidDel="006C203E">
          <w:rPr>
            <w:bCs/>
            <w:rPrChange w:id="896" w:author="xingyiren" w:date="2025-10-10T18:16:00Z">
              <w:rPr>
                <w:rFonts w:eastAsia="方正兰亭黑简体"/>
              </w:rPr>
            </w:rPrChange>
          </w:rPr>
          <w:delText>文件的</w:delText>
        </w:r>
        <w:r w:rsidRPr="006538CB" w:rsidDel="006C203E">
          <w:rPr>
            <w:bCs/>
            <w:rPrChange w:id="897" w:author="xingyiren" w:date="2025-10-10T18:16:00Z">
              <w:rPr>
                <w:rFonts w:eastAsia="方正兰亭黑简体"/>
              </w:rPr>
            </w:rPrChange>
          </w:rPr>
          <w:delText>7</w:delText>
        </w:r>
        <w:r w:rsidRPr="006538CB" w:rsidDel="006C203E">
          <w:rPr>
            <w:bCs/>
            <w:rPrChange w:id="898" w:author="xingyiren" w:date="2025-10-10T18:16:00Z">
              <w:rPr>
                <w:rFonts w:eastAsia="方正兰亭黑简体"/>
              </w:rPr>
            </w:rPrChange>
          </w:rPr>
          <w:delText>，</w:delText>
        </w:r>
        <w:r w:rsidRPr="006538CB" w:rsidDel="006C203E">
          <w:rPr>
            <w:bCs/>
            <w:rPrChange w:id="899" w:author="xingyiren" w:date="2025-10-10T18:16:00Z">
              <w:rPr>
                <w:rFonts w:eastAsia="方正兰亭黑简体"/>
              </w:rPr>
            </w:rPrChange>
          </w:rPr>
          <w:delText>8</w:delText>
        </w:r>
        <w:r w:rsidRPr="006538CB" w:rsidDel="006C203E">
          <w:rPr>
            <w:bCs/>
            <w:rPrChange w:id="900" w:author="xingyiren" w:date="2025-10-10T18:16:00Z">
              <w:rPr>
                <w:rFonts w:eastAsia="方正兰亭黑简体"/>
              </w:rPr>
            </w:rPrChange>
          </w:rPr>
          <w:delText>，</w:delText>
        </w:r>
        <w:r w:rsidRPr="006538CB" w:rsidDel="006C203E">
          <w:rPr>
            <w:bCs/>
            <w:rPrChange w:id="901" w:author="xingyiren" w:date="2025-10-10T18:16:00Z">
              <w:rPr>
                <w:rFonts w:eastAsia="方正兰亭黑简体"/>
              </w:rPr>
            </w:rPrChange>
          </w:rPr>
          <w:delText>9</w:delText>
        </w:r>
        <w:r w:rsidRPr="006538CB" w:rsidDel="006C203E">
          <w:rPr>
            <w:bCs/>
            <w:rPrChange w:id="902" w:author="xingyiren" w:date="2025-10-10T18:16:00Z">
              <w:rPr>
                <w:rFonts w:eastAsia="方正兰亭黑简体"/>
              </w:rPr>
            </w:rPrChange>
          </w:rPr>
          <w:delText>行</w:delText>
        </w:r>
      </w:del>
    </w:p>
    <w:p w14:paraId="33A1853E" w14:textId="1A0F1E64" w:rsidR="00F22327" w:rsidRPr="006538CB" w:rsidDel="006C203E" w:rsidRDefault="00F22327">
      <w:pPr>
        <w:pStyle w:val="1c"/>
        <w:rPr>
          <w:del w:id="903" w:author="xingyiren" w:date="2025-10-10T19:56:00Z"/>
          <w:bCs/>
          <w:rPrChange w:id="904" w:author="xingyiren" w:date="2025-10-10T18:16:00Z">
            <w:rPr>
              <w:del w:id="905" w:author="xingyiren" w:date="2025-10-10T19:56:00Z"/>
            </w:rPr>
          </w:rPrChange>
        </w:rPr>
      </w:pPr>
    </w:p>
    <w:p w14:paraId="30D9DE42" w14:textId="6A9AE6C3" w:rsidR="00C41231" w:rsidRPr="006538CB" w:rsidDel="006C203E" w:rsidRDefault="0017206D">
      <w:pPr>
        <w:pStyle w:val="1c"/>
        <w:rPr>
          <w:del w:id="906" w:author="xingyiren" w:date="2025-10-10T19:56:00Z"/>
          <w:rFonts w:cs="Times New Roman"/>
          <w:bCs/>
          <w:sz w:val="28"/>
          <w:szCs w:val="28"/>
          <w:rPrChange w:id="907" w:author="xingyiren" w:date="2025-10-10T18:16:00Z">
            <w:rPr>
              <w:del w:id="908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09" w:author="xingyiren" w:date="2025-10-10T19:56:00Z">
        <w:r w:rsidRPr="006538CB" w:rsidDel="006C203E">
          <w:rPr>
            <w:bCs/>
            <w:rPrChange w:id="910" w:author="xingyiren" w:date="2025-10-10T18:16:00Z">
              <w:rPr>
                <w:rFonts w:eastAsia="方正兰亭黑简体"/>
              </w:rPr>
            </w:rPrChange>
          </w:rPr>
          <w:delText>3.</w:delText>
        </w:r>
        <w:r w:rsidRPr="006538CB" w:rsidDel="006C203E">
          <w:rPr>
            <w:rFonts w:cs="宋体"/>
            <w:bCs/>
            <w:sz w:val="28"/>
            <w:szCs w:val="28"/>
            <w:rPrChange w:id="911" w:author="xingyiren" w:date="2025-10-10T18:16:00Z">
              <w:rPr>
                <w:rFonts w:ascii="宋体" w:eastAsia="宋体" w:hAnsi="宋体" w:cs="宋体"/>
                <w:sz w:val="28"/>
                <w:szCs w:val="28"/>
              </w:rPr>
            </w:rPrChange>
          </w:rPr>
          <w:delText xml:space="preserve"> </w:delText>
        </w:r>
        <w:r w:rsidRPr="006538CB" w:rsidDel="006C203E">
          <w:rPr>
            <w:rFonts w:cs="宋体"/>
            <w:bCs/>
            <w:sz w:val="28"/>
            <w:szCs w:val="28"/>
            <w:rPrChange w:id="912" w:author="xingyiren" w:date="2025-10-10T18:16:00Z">
              <w:rPr>
                <w:rFonts w:ascii="宋体" w:eastAsia="宋体" w:hAnsi="宋体" w:cs="宋体"/>
                <w:sz w:val="28"/>
                <w:szCs w:val="28"/>
              </w:rPr>
            </w:rPrChange>
          </w:rPr>
          <w:delText>天行数据的</w:delText>
        </w:r>
        <w:r w:rsidRPr="006538CB" w:rsidDel="006C203E">
          <w:rPr>
            <w:rFonts w:cs="Times New Roman"/>
            <w:bCs/>
            <w:sz w:val="28"/>
            <w:szCs w:val="28"/>
            <w:rPrChange w:id="913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api</w:delText>
        </w:r>
        <w:r w:rsidRPr="006538CB" w:rsidDel="006C203E">
          <w:rPr>
            <w:rFonts w:cs="Times New Roman" w:hint="eastAsia"/>
            <w:bCs/>
            <w:sz w:val="28"/>
            <w:szCs w:val="28"/>
            <w:rPrChange w:id="914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申请</w:delText>
        </w:r>
      </w:del>
    </w:p>
    <w:p w14:paraId="4F981D9D" w14:textId="6A682144" w:rsidR="0017206D" w:rsidRPr="006538CB" w:rsidDel="006C203E" w:rsidRDefault="0017206D">
      <w:pPr>
        <w:pStyle w:val="1c"/>
        <w:rPr>
          <w:del w:id="915" w:author="xingyiren" w:date="2025-10-10T19:56:00Z"/>
          <w:rFonts w:cs="Times New Roman"/>
          <w:bCs/>
          <w:sz w:val="28"/>
          <w:szCs w:val="28"/>
          <w:rPrChange w:id="916" w:author="xingyiren" w:date="2025-10-10T18:16:00Z">
            <w:rPr>
              <w:del w:id="917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18" w:author="xingyiren" w:date="2025-10-10T19:56:00Z">
        <w:r w:rsidRPr="006538CB" w:rsidDel="006C203E">
          <w:rPr>
            <w:rFonts w:cs="Times New Roman" w:hint="eastAsia"/>
            <w:bCs/>
            <w:sz w:val="28"/>
            <w:szCs w:val="28"/>
            <w:rPrChange w:id="919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注册链接：</w:delText>
        </w:r>
        <w:r w:rsidRPr="006538CB" w:rsidDel="006C203E">
          <w:rPr>
            <w:rFonts w:cs="Times New Roman"/>
            <w:bCs/>
            <w:sz w:val="28"/>
            <w:szCs w:val="28"/>
            <w:rPrChange w:id="920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fldChar w:fldCharType="begin"/>
        </w:r>
        <w:r w:rsidRPr="006538CB" w:rsidDel="006C203E">
          <w:rPr>
            <w:rFonts w:cs="Times New Roman"/>
            <w:bCs/>
            <w:sz w:val="28"/>
            <w:szCs w:val="28"/>
            <w:rPrChange w:id="921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InstrText xml:space="preserve"> HYPERLINK "https://www.tianapi.com/" </w:delInstrText>
        </w:r>
        <w:r w:rsidRPr="006538CB" w:rsidDel="006C203E">
          <w:rPr>
            <w:rFonts w:cs="Times New Roman"/>
            <w:bCs/>
            <w:sz w:val="28"/>
            <w:szCs w:val="28"/>
            <w:rPrChange w:id="922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fldChar w:fldCharType="separate"/>
        </w:r>
        <w:r w:rsidRPr="006538CB" w:rsidDel="006C203E">
          <w:rPr>
            <w:rStyle w:val="affff9"/>
            <w:rFonts w:ascii="微软雅黑" w:hAnsi="微软雅黑" w:cs="Times New Roman"/>
            <w:bCs/>
            <w:sz w:val="28"/>
            <w:szCs w:val="28"/>
            <w:lang w:eastAsia="en-US"/>
            <w:rPrChange w:id="923" w:author="xingyiren" w:date="2025-10-10T18:16:00Z">
              <w:rPr>
                <w:rStyle w:val="affff9"/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https://www.tianapi.com/</w:delText>
        </w:r>
        <w:r w:rsidRPr="006538CB" w:rsidDel="006C203E">
          <w:rPr>
            <w:rFonts w:cs="Times New Roman"/>
            <w:bCs/>
            <w:sz w:val="28"/>
            <w:szCs w:val="28"/>
            <w:rPrChange w:id="924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fldChar w:fldCharType="end"/>
        </w:r>
      </w:del>
    </w:p>
    <w:p w14:paraId="2DA6F546" w14:textId="46C3DFD9" w:rsidR="0017206D" w:rsidRPr="006538CB" w:rsidDel="006C203E" w:rsidRDefault="0017206D">
      <w:pPr>
        <w:pStyle w:val="1c"/>
        <w:rPr>
          <w:del w:id="925" w:author="xingyiren" w:date="2025-10-10T19:56:00Z"/>
          <w:rFonts w:cs="Times New Roman"/>
          <w:bCs/>
          <w:sz w:val="28"/>
          <w:szCs w:val="28"/>
          <w:rPrChange w:id="926" w:author="xingyiren" w:date="2025-10-10T18:16:00Z">
            <w:rPr>
              <w:del w:id="927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28" w:author="xingyiren" w:date="2025-10-10T19:56:00Z">
        <w:r w:rsidRPr="006538CB" w:rsidDel="006C203E">
          <w:rPr>
            <w:bCs/>
            <w:noProof/>
            <w:rPrChange w:id="929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26665E07" wp14:editId="5DE3940F">
              <wp:extent cx="3885275" cy="2325199"/>
              <wp:effectExtent l="0" t="0" r="1270" b="0"/>
              <wp:docPr id="12" name="图片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/>
                      <pic:cNvPicPr>
                        <a:picLocks noChangeAspect="1" noChangeArrowheads="1"/>
                      </pic:cNvPicPr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97238" cy="23323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30C74A50" w14:textId="05EC7439" w:rsidR="0017206D" w:rsidRPr="006538CB" w:rsidDel="006C203E" w:rsidRDefault="0017206D">
      <w:pPr>
        <w:pStyle w:val="1c"/>
        <w:rPr>
          <w:del w:id="930" w:author="xingyiren" w:date="2025-10-10T19:56:00Z"/>
          <w:rFonts w:cs="Times New Roman"/>
          <w:bCs/>
          <w:sz w:val="28"/>
          <w:szCs w:val="28"/>
          <w:rPrChange w:id="931" w:author="xingyiren" w:date="2025-10-10T18:16:00Z">
            <w:rPr>
              <w:del w:id="932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33" w:author="xingyiren" w:date="2025-10-10T19:56:00Z">
        <w:r w:rsidRPr="006538CB" w:rsidDel="006C203E">
          <w:rPr>
            <w:rFonts w:cs="Times New Roman" w:hint="eastAsia"/>
            <w:bCs/>
            <w:sz w:val="28"/>
            <w:szCs w:val="28"/>
            <w:rPrChange w:id="934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申请的</w:delText>
        </w:r>
        <w:r w:rsidRPr="006538CB" w:rsidDel="006C203E">
          <w:rPr>
            <w:rFonts w:cs="Times New Roman"/>
            <w:bCs/>
            <w:sz w:val="28"/>
            <w:szCs w:val="28"/>
            <w:rPrChange w:id="935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api key</w:delText>
        </w:r>
        <w:r w:rsidRPr="006538CB" w:rsidDel="006C203E">
          <w:rPr>
            <w:rFonts w:cs="Times New Roman" w:hint="eastAsia"/>
            <w:bCs/>
            <w:sz w:val="28"/>
            <w:szCs w:val="28"/>
            <w:rPrChange w:id="936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填到</w:delText>
        </w:r>
        <w:r w:rsidRPr="006538CB" w:rsidDel="006C203E">
          <w:rPr>
            <w:rFonts w:cs="Times New Roman"/>
            <w:bCs/>
            <w:sz w:val="28"/>
            <w:szCs w:val="28"/>
            <w:rPrChange w:id="937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main.py</w:delText>
        </w:r>
        <w:r w:rsidRPr="006538CB" w:rsidDel="006C203E">
          <w:rPr>
            <w:rFonts w:cs="Times New Roman" w:hint="eastAsia"/>
            <w:bCs/>
            <w:sz w:val="28"/>
            <w:szCs w:val="28"/>
            <w:rPrChange w:id="938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文件的</w:delText>
        </w:r>
        <w:r w:rsidRPr="006538CB" w:rsidDel="006C203E">
          <w:rPr>
            <w:rFonts w:cs="Times New Roman"/>
            <w:bCs/>
            <w:sz w:val="28"/>
            <w:szCs w:val="28"/>
            <w:rPrChange w:id="939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26</w:delText>
        </w:r>
        <w:r w:rsidRPr="006538CB" w:rsidDel="006C203E">
          <w:rPr>
            <w:rFonts w:cs="Times New Roman" w:hint="eastAsia"/>
            <w:bCs/>
            <w:sz w:val="28"/>
            <w:szCs w:val="28"/>
            <w:rPrChange w:id="940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行，下面需要申请</w:delText>
        </w:r>
        <w:r w:rsidRPr="006538CB" w:rsidDel="006C203E">
          <w:rPr>
            <w:rFonts w:cs="Times New Roman"/>
            <w:bCs/>
            <w:sz w:val="28"/>
            <w:szCs w:val="28"/>
            <w:rPrChange w:id="941" w:author="xingyiren" w:date="2025-10-10T18:16:00Z">
              <w:rPr>
                <w:rFonts w:ascii="Times New Roman" w:eastAsia="宋体" w:hAnsi="Times New Roman" w:cs="Times New Roman"/>
                <w:sz w:val="28"/>
                <w:szCs w:val="28"/>
              </w:rPr>
            </w:rPrChange>
          </w:rPr>
          <w:delText>ai</w:delText>
        </w:r>
        <w:r w:rsidR="007B4BC1" w:rsidRPr="006538CB" w:rsidDel="006C203E">
          <w:rPr>
            <w:rFonts w:cs="Times New Roman" w:hint="eastAsia"/>
            <w:bCs/>
            <w:sz w:val="28"/>
            <w:szCs w:val="28"/>
            <w:rPrChange w:id="942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资讯</w:delText>
        </w:r>
        <w:r w:rsidRPr="006538CB" w:rsidDel="006C203E">
          <w:rPr>
            <w:rFonts w:cs="Times New Roman" w:hint="eastAsia"/>
            <w:bCs/>
            <w:sz w:val="28"/>
            <w:szCs w:val="28"/>
            <w:rPrChange w:id="943" w:author="xingyiren" w:date="2025-10-10T18:16:00Z">
              <w:rPr>
                <w:rFonts w:ascii="Times New Roman" w:eastAsia="宋体" w:hAnsi="Times New Roman" w:cs="Times New Roman" w:hint="eastAsia"/>
                <w:sz w:val="28"/>
                <w:szCs w:val="28"/>
              </w:rPr>
            </w:rPrChange>
          </w:rPr>
          <w:delText>的接口</w:delText>
        </w:r>
      </w:del>
    </w:p>
    <w:p w14:paraId="0B13EA3F" w14:textId="3512A1E4" w:rsidR="0017206D" w:rsidRPr="006538CB" w:rsidDel="006C203E" w:rsidRDefault="0017206D">
      <w:pPr>
        <w:pStyle w:val="1c"/>
        <w:rPr>
          <w:del w:id="944" w:author="xingyiren" w:date="2025-10-10T19:56:00Z"/>
          <w:rFonts w:cs="Times New Roman"/>
          <w:bCs/>
          <w:sz w:val="28"/>
          <w:szCs w:val="28"/>
          <w:rPrChange w:id="945" w:author="xingyiren" w:date="2025-10-10T18:16:00Z">
            <w:rPr>
              <w:del w:id="946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47" w:author="xingyiren" w:date="2025-10-10T19:56:00Z">
        <w:r w:rsidRPr="006538CB" w:rsidDel="006C203E">
          <w:rPr>
            <w:bCs/>
            <w:noProof/>
            <w:rPrChange w:id="948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296BC578" wp14:editId="7D67CEF9">
              <wp:extent cx="4041641" cy="2560936"/>
              <wp:effectExtent l="0" t="0" r="0" b="0"/>
              <wp:docPr id="13" name="图片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0"/>
                      <pic:cNvPicPr>
                        <a:picLocks noChangeAspect="1" noChangeArrowheads="1"/>
                      </pic:cNvPicPr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56546" cy="257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4B440A5" w14:textId="26D973E2" w:rsidR="0017206D" w:rsidRPr="006538CB" w:rsidDel="006C203E" w:rsidRDefault="0017206D">
      <w:pPr>
        <w:pStyle w:val="1c"/>
        <w:rPr>
          <w:del w:id="949" w:author="xingyiren" w:date="2025-10-10T19:56:00Z"/>
          <w:rFonts w:cs="Times New Roman"/>
          <w:bCs/>
          <w:sz w:val="28"/>
          <w:szCs w:val="28"/>
          <w:rPrChange w:id="950" w:author="xingyiren" w:date="2025-10-10T18:16:00Z">
            <w:rPr>
              <w:del w:id="951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</w:p>
    <w:p w14:paraId="29C599C7" w14:textId="5EA4D5BA" w:rsidR="0017206D" w:rsidRPr="006538CB" w:rsidDel="006C203E" w:rsidRDefault="0017206D">
      <w:pPr>
        <w:pStyle w:val="1c"/>
        <w:rPr>
          <w:del w:id="952" w:author="xingyiren" w:date="2025-10-10T19:56:00Z"/>
          <w:rFonts w:cs="Times New Roman"/>
          <w:bCs/>
          <w:sz w:val="28"/>
          <w:szCs w:val="28"/>
          <w:rPrChange w:id="953" w:author="xingyiren" w:date="2025-10-10T18:16:00Z">
            <w:rPr>
              <w:del w:id="954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55" w:author="xingyiren" w:date="2025-10-10T19:56:00Z">
        <w:r w:rsidRPr="006538CB" w:rsidDel="006C203E">
          <w:rPr>
            <w:bCs/>
            <w:noProof/>
            <w:rPrChange w:id="956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3252530B" wp14:editId="527DED32">
              <wp:extent cx="3459480" cy="1235075"/>
              <wp:effectExtent l="0" t="0" r="7620" b="3175"/>
              <wp:docPr id="14" name="图片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2"/>
                      <pic:cNvPicPr>
                        <a:picLocks noChangeAspect="1" noChangeArrowheads="1"/>
                      </pic:cNvPicPr>
                    </pic:nvPicPr>
                    <pic:blipFill>
                      <a:blip r:embed="rId2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59480" cy="1235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69C462C1" w14:textId="74A822F3" w:rsidR="0017206D" w:rsidRPr="006538CB" w:rsidDel="006C203E" w:rsidRDefault="0017206D">
      <w:pPr>
        <w:pStyle w:val="1c"/>
        <w:rPr>
          <w:del w:id="957" w:author="xingyiren" w:date="2025-10-10T19:56:00Z"/>
          <w:bCs/>
          <w:noProof/>
          <w:rPrChange w:id="958" w:author="xingyiren" w:date="2025-10-10T18:16:00Z">
            <w:rPr>
              <w:del w:id="959" w:author="xingyiren" w:date="2025-10-10T19:56:00Z"/>
              <w:noProof/>
            </w:rPr>
          </w:rPrChange>
        </w:rPr>
      </w:pPr>
    </w:p>
    <w:p w14:paraId="032862A7" w14:textId="360CE1F5" w:rsidR="0017206D" w:rsidRPr="006538CB" w:rsidDel="006C203E" w:rsidRDefault="0017206D">
      <w:pPr>
        <w:pStyle w:val="1c"/>
        <w:rPr>
          <w:del w:id="960" w:author="xingyiren" w:date="2025-10-10T19:56:00Z"/>
          <w:rFonts w:cs="Times New Roman"/>
          <w:bCs/>
          <w:sz w:val="28"/>
          <w:szCs w:val="28"/>
          <w:rPrChange w:id="961" w:author="xingyiren" w:date="2025-10-10T18:16:00Z">
            <w:rPr>
              <w:del w:id="962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63" w:author="xingyiren" w:date="2025-10-10T19:56:00Z">
        <w:r w:rsidRPr="006538CB" w:rsidDel="006C203E">
          <w:rPr>
            <w:bCs/>
            <w:noProof/>
            <w:rPrChange w:id="964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1678BD42" wp14:editId="57A21080">
              <wp:extent cx="3994912" cy="2167814"/>
              <wp:effectExtent l="0" t="0" r="5715" b="4445"/>
              <wp:docPr id="15" name="图片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4"/>
                      <pic:cNvPicPr>
                        <a:picLocks noChangeAspect="1" noChangeArrowheads="1"/>
                      </pic:cNvPicPr>
                    </pic:nvPicPr>
                    <pic:blipFill>
                      <a:blip r:embed="rId2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03176" cy="21722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7B2F49F" w14:textId="29BA0ED7" w:rsidR="0017206D" w:rsidRPr="006538CB" w:rsidDel="006C203E" w:rsidRDefault="0017206D">
      <w:pPr>
        <w:pStyle w:val="1c"/>
        <w:rPr>
          <w:del w:id="965" w:author="xingyiren" w:date="2025-10-10T19:56:00Z"/>
          <w:rFonts w:cs="Times New Roman"/>
          <w:bCs/>
          <w:sz w:val="28"/>
          <w:szCs w:val="28"/>
          <w:rPrChange w:id="966" w:author="xingyiren" w:date="2025-10-10T18:16:00Z">
            <w:rPr>
              <w:del w:id="967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68" w:author="xingyiren" w:date="2025-10-10T19:56:00Z">
        <w:r w:rsidRPr="006538CB" w:rsidDel="006C203E">
          <w:rPr>
            <w:bCs/>
            <w:noProof/>
            <w:rPrChange w:id="969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5310BF5C" wp14:editId="76A4950E">
              <wp:extent cx="3967776" cy="1333433"/>
              <wp:effectExtent l="0" t="0" r="0" b="635"/>
              <wp:docPr id="17" name="图片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1"/>
                      <pic:cNvPicPr>
                        <a:picLocks noChangeAspect="1" noChangeArrowheads="1"/>
                      </pic:cNvPicPr>
                    </pic:nvPicPr>
                    <pic:blipFill>
                      <a:blip r:embed="rId2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82253" cy="13382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1EBEA037" w14:textId="4F971712" w:rsidR="0017206D" w:rsidRPr="006538CB" w:rsidDel="006C203E" w:rsidRDefault="0017206D">
      <w:pPr>
        <w:pStyle w:val="1c"/>
        <w:rPr>
          <w:del w:id="970" w:author="xingyiren" w:date="2025-10-10T19:56:00Z"/>
          <w:rFonts w:cs="Times New Roman"/>
          <w:bCs/>
          <w:sz w:val="28"/>
          <w:szCs w:val="28"/>
          <w:rPrChange w:id="971" w:author="xingyiren" w:date="2025-10-10T18:16:00Z">
            <w:rPr>
              <w:del w:id="972" w:author="xingyiren" w:date="2025-10-10T19:56:00Z"/>
              <w:rFonts w:ascii="Times New Roman" w:eastAsia="宋体" w:hAnsi="Times New Roman" w:cs="Times New Roman"/>
              <w:sz w:val="28"/>
              <w:szCs w:val="28"/>
            </w:rPr>
          </w:rPrChange>
        </w:rPr>
      </w:pPr>
      <w:del w:id="973" w:author="xingyiren" w:date="2025-10-10T19:56:00Z">
        <w:r w:rsidRPr="006538CB" w:rsidDel="006C203E">
          <w:rPr>
            <w:bCs/>
            <w:noProof/>
            <w:rPrChange w:id="974" w:author="xingyiren" w:date="2025-10-10T18:16:00Z">
              <w:rPr>
                <w:rFonts w:eastAsia="方正兰亭黑简体"/>
                <w:noProof/>
              </w:rPr>
            </w:rPrChange>
          </w:rPr>
          <w:drawing>
            <wp:inline distT="0" distB="0" distL="0" distR="0" wp14:anchorId="1DD68CA1" wp14:editId="6CDCE47D">
              <wp:extent cx="4012442" cy="2889033"/>
              <wp:effectExtent l="0" t="0" r="7620" b="6985"/>
              <wp:docPr id="18" name="图片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3"/>
                      <pic:cNvPicPr>
                        <a:picLocks noChangeAspect="1" noChangeArrowheads="1"/>
                      </pic:cNvPicPr>
                    </pic:nvPicPr>
                    <pic:blipFill>
                      <a:blip r:embed="rId2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024013" cy="289736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5906C0C5" w14:textId="725CF2C4" w:rsidR="0017206D" w:rsidRPr="006538CB" w:rsidDel="006C203E" w:rsidRDefault="0017206D">
      <w:pPr>
        <w:pStyle w:val="1c"/>
        <w:rPr>
          <w:del w:id="975" w:author="xingyiren" w:date="2025-10-10T19:56:00Z"/>
          <w:bCs/>
          <w:rPrChange w:id="976" w:author="xingyiren" w:date="2025-10-10T18:16:00Z">
            <w:rPr>
              <w:del w:id="977" w:author="xingyiren" w:date="2025-10-10T19:56:00Z"/>
            </w:rPr>
          </w:rPrChange>
        </w:rPr>
      </w:pPr>
    </w:p>
    <w:p w14:paraId="6498E4F6" w14:textId="77777777" w:rsidR="00F22327" w:rsidRPr="006538CB" w:rsidRDefault="00F22327" w:rsidP="000E123C">
      <w:pPr>
        <w:pStyle w:val="1c"/>
      </w:pPr>
    </w:p>
    <w:sectPr w:rsidR="00F22327" w:rsidRPr="006538CB">
      <w:headerReference w:type="default" r:id="rId30"/>
      <w:pgSz w:w="11906" w:h="16838"/>
      <w:pgMar w:top="1701" w:right="1134" w:bottom="1701" w:left="1134" w:header="567" w:footer="567" w:gutter="0"/>
      <w:cols w:space="425"/>
      <w:docGrid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24" w:author="liudengjin" w:date="2025-10-31T17:10:00Z" w:initials="l">
    <w:p w14:paraId="64D35939" w14:textId="059DCEF1" w:rsidR="00833195" w:rsidRDefault="00833195">
      <w:pPr>
        <w:pStyle w:val="af3"/>
      </w:pPr>
      <w:r>
        <w:rPr>
          <w:rStyle w:val="affffa"/>
        </w:rPr>
        <w:annotationRef/>
      </w:r>
      <w:r>
        <w:rPr>
          <w:rFonts w:hint="eastAsia"/>
        </w:rPr>
        <w:t>项目名称再优化一下</w:t>
      </w:r>
    </w:p>
  </w:comment>
  <w:comment w:id="356" w:author="liudengjin" w:date="2025-10-28T10:25:00Z" w:initials="l">
    <w:p w14:paraId="71C5857A" w14:textId="5068A600" w:rsidR="006046D5" w:rsidRDefault="006046D5" w:rsidP="006046D5">
      <w:pPr>
        <w:pStyle w:val="af3"/>
        <w:ind w:left="0"/>
      </w:pPr>
      <w:r>
        <w:rPr>
          <w:rStyle w:val="affffa"/>
        </w:rPr>
        <w:annotationRef/>
      </w:r>
      <w:r>
        <w:rPr>
          <w:rFonts w:hint="eastAsia"/>
        </w:rPr>
        <w:t>代码</w:t>
      </w:r>
      <w:proofErr w:type="gramStart"/>
      <w:r>
        <w:rPr>
          <w:rFonts w:hint="eastAsia"/>
        </w:rPr>
        <w:t>仓增加</w:t>
      </w:r>
      <w:proofErr w:type="gramEnd"/>
      <w:r>
        <w:rPr>
          <w:rFonts w:hint="eastAsia"/>
        </w:rPr>
        <w:t>一个readme文件，简单介绍</w:t>
      </w:r>
      <w:proofErr w:type="gramStart"/>
      <w:r>
        <w:rPr>
          <w:rFonts w:hint="eastAsia"/>
        </w:rPr>
        <w:t>下项目</w:t>
      </w:r>
      <w:proofErr w:type="gramEnd"/>
      <w:r>
        <w:rPr>
          <w:rFonts w:hint="eastAsia"/>
        </w:rPr>
        <w:t>内容，项目的环境配置和使用说明</w:t>
      </w:r>
    </w:p>
  </w:comment>
  <w:comment w:id="412" w:author="liudengjin" w:date="2025-10-31T17:12:00Z" w:initials="l">
    <w:p w14:paraId="121896FF" w14:textId="33328AB2" w:rsidR="00833195" w:rsidRDefault="00833195" w:rsidP="00833195">
      <w:pPr>
        <w:pStyle w:val="af3"/>
        <w:ind w:left="0"/>
        <w:rPr>
          <w:rFonts w:hint="eastAsia"/>
        </w:rPr>
      </w:pPr>
      <w:r>
        <w:rPr>
          <w:rStyle w:val="affffa"/>
        </w:rPr>
        <w:annotationRef/>
      </w:r>
      <w:r>
        <w:rPr>
          <w:rFonts w:hint="eastAsia"/>
        </w:rPr>
        <w:t>代码文件改成py文件，添加可配置参数</w:t>
      </w:r>
    </w:p>
  </w:comment>
  <w:comment w:id="425" w:author="liudengjin" w:date="2025-10-28T10:29:00Z" w:initials="l">
    <w:p w14:paraId="661A2F89" w14:textId="29017BF3" w:rsidR="006046D5" w:rsidRDefault="006046D5">
      <w:pPr>
        <w:pStyle w:val="af3"/>
      </w:pPr>
      <w:r>
        <w:rPr>
          <w:rStyle w:val="affffa"/>
        </w:rPr>
        <w:annotationRef/>
      </w:r>
      <w:r>
        <w:rPr>
          <w:rFonts w:hint="eastAsia"/>
        </w:rPr>
        <w:t>介绍下构建文本向量库的内容</w:t>
      </w:r>
      <w:r w:rsidR="00833195">
        <w:rPr>
          <w:rFonts w:hint="eastAsia"/>
        </w:rPr>
        <w:t>和</w:t>
      </w:r>
      <w:r w:rsidR="00833195">
        <w:t xml:space="preserve"> </w:t>
      </w:r>
      <w:r w:rsidR="00833195">
        <w:rPr>
          <w:rFonts w:hint="eastAsia"/>
        </w:rPr>
        <w:t>解释性输出部分和整体的联系</w:t>
      </w:r>
    </w:p>
  </w:comment>
  <w:comment w:id="654" w:author="liudengjin" w:date="2025-10-28T10:29:00Z" w:initials="l">
    <w:p w14:paraId="66A06A69" w14:textId="478A47F8" w:rsidR="006046D5" w:rsidRDefault="006046D5" w:rsidP="006046D5">
      <w:pPr>
        <w:pStyle w:val="af3"/>
        <w:ind w:left="0"/>
      </w:pPr>
      <w:r>
        <w:rPr>
          <w:rStyle w:val="affffa"/>
        </w:rPr>
        <w:annotationRef/>
      </w:r>
      <w:r>
        <w:rPr>
          <w:rFonts w:hint="eastAsia"/>
        </w:rPr>
        <w:t>结合代码介绍下面的实现过程</w:t>
      </w:r>
      <w:r w:rsidR="00833195">
        <w:rPr>
          <w:rFonts w:hint="eastAsia"/>
        </w:rPr>
        <w:t>，展示核心代码部分，如果别人使用这个项目要改动的地方是哪里</w:t>
      </w:r>
    </w:p>
  </w:comment>
  <w:comment w:id="792" w:author="liudengjin" w:date="2025-10-31T17:17:00Z" w:initials="l">
    <w:p w14:paraId="41022DF9" w14:textId="1EA9A998" w:rsidR="00833195" w:rsidRDefault="00833195" w:rsidP="00833195">
      <w:pPr>
        <w:pStyle w:val="af3"/>
        <w:ind w:left="0"/>
        <w:rPr>
          <w:rFonts w:hint="eastAsia"/>
        </w:rPr>
      </w:pPr>
      <w:r>
        <w:rPr>
          <w:rStyle w:val="affffa"/>
        </w:rPr>
        <w:annotationRef/>
      </w:r>
      <w:r>
        <w:rPr>
          <w:rFonts w:hint="eastAsia"/>
        </w:rPr>
        <w:t>可以增加</w:t>
      </w:r>
      <w:proofErr w:type="gramStart"/>
      <w:r>
        <w:rPr>
          <w:rFonts w:hint="eastAsia"/>
        </w:rPr>
        <w:t>做项目</w:t>
      </w:r>
      <w:proofErr w:type="gramEnd"/>
      <w:r>
        <w:rPr>
          <w:rFonts w:hint="eastAsia"/>
        </w:rPr>
        <w:t>过程中的心得体会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D35939" w15:done="0"/>
  <w15:commentEx w15:paraId="71C5857A" w15:done="0"/>
  <w15:commentEx w15:paraId="121896FF" w15:done="0"/>
  <w15:commentEx w15:paraId="661A2F89" w15:done="0"/>
  <w15:commentEx w15:paraId="66A06A69" w15:done="0"/>
  <w15:commentEx w15:paraId="41022DF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AF6BF4" w16cex:dateUtc="2025-10-31T09:10:00Z"/>
  <w16cex:commentExtensible w16cex:durableId="2CAB18B4" w16cex:dateUtc="2025-10-28T02:25:00Z"/>
  <w16cex:commentExtensible w16cex:durableId="2CAF6C6B" w16cex:dateUtc="2025-10-31T09:12:00Z"/>
  <w16cex:commentExtensible w16cex:durableId="2CAB196E" w16cex:dateUtc="2025-10-28T02:29:00Z"/>
  <w16cex:commentExtensible w16cex:durableId="2CAB199F" w16cex:dateUtc="2025-10-28T02:29:00Z"/>
  <w16cex:commentExtensible w16cex:durableId="2CAF6D8F" w16cex:dateUtc="2025-10-31T0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D35939" w16cid:durableId="2CAF6BF4"/>
  <w16cid:commentId w16cid:paraId="71C5857A" w16cid:durableId="2CAB18B4"/>
  <w16cid:commentId w16cid:paraId="121896FF" w16cid:durableId="2CAF6C6B"/>
  <w16cid:commentId w16cid:paraId="661A2F89" w16cid:durableId="2CAB196E"/>
  <w16cid:commentId w16cid:paraId="66A06A69" w16cid:durableId="2CAB199F"/>
  <w16cid:commentId w16cid:paraId="41022DF9" w16cid:durableId="2CAF6D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D057D" w14:textId="77777777" w:rsidR="00073DBA" w:rsidRDefault="00073DBA">
      <w:pPr>
        <w:spacing w:line="240" w:lineRule="auto"/>
      </w:pPr>
      <w:r>
        <w:separator/>
      </w:r>
    </w:p>
  </w:endnote>
  <w:endnote w:type="continuationSeparator" w:id="0">
    <w:p w14:paraId="09D97F25" w14:textId="77777777" w:rsidR="00073DBA" w:rsidRDefault="00073D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alibri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微软雅黑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rutigerNext LT Regular">
    <w:altName w:val="Segoe Print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uaweiSans-Regular">
    <w:altName w:val="Times New Roman"/>
    <w:charset w:val="00"/>
    <w:family w:val="roman"/>
    <w:pitch w:val="default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F15AF" w14:textId="77777777" w:rsidR="00073DBA" w:rsidRDefault="00073DBA">
      <w:pPr>
        <w:spacing w:before="0" w:after="0" w:line="240" w:lineRule="auto"/>
      </w:pPr>
      <w:r>
        <w:separator/>
      </w:r>
    </w:p>
  </w:footnote>
  <w:footnote w:type="continuationSeparator" w:id="0">
    <w:p w14:paraId="4BE98A28" w14:textId="77777777" w:rsidR="00073DBA" w:rsidRDefault="00073DB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93DA1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045DF58D" w14:textId="77777777" w:rsidR="00D70162" w:rsidRDefault="00D70162">
    <w:pPr>
      <w:pStyle w:val="affa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D70162" w14:paraId="157AA9F0" w14:textId="77777777">
      <w:trPr>
        <w:cantSplit/>
        <w:trHeight w:hRule="exact" w:val="738"/>
      </w:trPr>
      <w:tc>
        <w:tcPr>
          <w:tcW w:w="1134" w:type="dxa"/>
        </w:tcPr>
        <w:p w14:paraId="23A1CE35" w14:textId="77777777" w:rsidR="00D70162" w:rsidRDefault="00D70162">
          <w:pPr>
            <w:pStyle w:val="affffc"/>
            <w:jc w:val="left"/>
            <w:rPr>
              <w:rFonts w:ascii="Huawei Sans" w:eastAsia="方正兰亭黑简体" w:hAnsi="Huawei Sans"/>
            </w:rPr>
          </w:pPr>
          <w:r>
            <w:rPr>
              <w:rFonts w:ascii="Huawei Sans" w:eastAsia="方正兰亭黑简体" w:hAnsi="Huawei Sans"/>
              <w:noProof/>
            </w:rPr>
            <w:drawing>
              <wp:inline distT="0" distB="0" distL="0" distR="0" wp14:anchorId="1F1615A5" wp14:editId="2D490B92">
                <wp:extent cx="424180" cy="432435"/>
                <wp:effectExtent l="0" t="0" r="0" b="5715"/>
                <wp:docPr id="2" name="图片 2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092A3" w14:textId="77777777" w:rsidR="00D70162" w:rsidRDefault="00D70162">
          <w:pPr>
            <w:spacing w:before="120"/>
            <w:rPr>
              <w:rFonts w:ascii="Huawei Sans" w:eastAsia="方正兰亭黑简体" w:hAnsi="Huawei Sans"/>
            </w:rPr>
          </w:pPr>
        </w:p>
      </w:tc>
      <w:tc>
        <w:tcPr>
          <w:tcW w:w="7371" w:type="dxa"/>
          <w:vAlign w:val="bottom"/>
        </w:tcPr>
        <w:p w14:paraId="26B6205A" w14:textId="77777777" w:rsidR="00D70162" w:rsidRDefault="00D70162">
          <w:pPr>
            <w:pStyle w:val="TableNote"/>
            <w:ind w:left="0"/>
            <w:jc w:val="center"/>
            <w:rPr>
              <w:rFonts w:ascii="Huawei Sans" w:eastAsia="方正兰亭黑简体" w:hAnsi="Huawei Sans"/>
            </w:rPr>
          </w:pPr>
        </w:p>
      </w:tc>
      <w:tc>
        <w:tcPr>
          <w:tcW w:w="1134" w:type="dxa"/>
          <w:vAlign w:val="bottom"/>
        </w:tcPr>
        <w:p w14:paraId="3403EBD2" w14:textId="77777777" w:rsidR="00D70162" w:rsidRDefault="00D70162">
          <w:pPr>
            <w:pStyle w:val="TableNote"/>
            <w:ind w:left="0"/>
            <w:jc w:val="right"/>
            <w:rPr>
              <w:rFonts w:ascii="Huawei Sans" w:eastAsia="方正兰亭黑简体" w:hAnsi="Huawei Sans"/>
            </w:rPr>
          </w:pPr>
          <w:r>
            <w:rPr>
              <w:rFonts w:ascii="Huawei Sans" w:eastAsia="方正兰亭黑简体" w:hAnsi="Huawei Sans"/>
            </w:rPr>
            <w:t>第</w:t>
          </w:r>
          <w:r>
            <w:rPr>
              <w:rFonts w:ascii="Huawei Sans" w:eastAsia="方正兰亭黑简体" w:hAnsi="Huawei Sans"/>
            </w:rPr>
            <w:fldChar w:fldCharType="begin"/>
          </w:r>
          <w:r>
            <w:rPr>
              <w:rFonts w:ascii="Huawei Sans" w:eastAsia="方正兰亭黑简体" w:hAnsi="Huawei Sans"/>
            </w:rPr>
            <w:instrText xml:space="preserve"> PAGE </w:instrText>
          </w:r>
          <w:r>
            <w:rPr>
              <w:rFonts w:ascii="Huawei Sans" w:eastAsia="方正兰亭黑简体" w:hAnsi="Huawei Sans"/>
            </w:rPr>
            <w:fldChar w:fldCharType="separate"/>
          </w:r>
          <w:r w:rsidR="000F27D8">
            <w:rPr>
              <w:rFonts w:ascii="Huawei Sans" w:eastAsia="方正兰亭黑简体" w:hAnsi="Huawei Sans"/>
              <w:noProof/>
            </w:rPr>
            <w:t>1</w:t>
          </w:r>
          <w:r>
            <w:rPr>
              <w:rFonts w:ascii="Huawei Sans" w:eastAsia="方正兰亭黑简体" w:hAnsi="Huawei Sans"/>
            </w:rPr>
            <w:fldChar w:fldCharType="end"/>
          </w:r>
          <w:r>
            <w:rPr>
              <w:rFonts w:ascii="Huawei Sans" w:eastAsia="方正兰亭黑简体" w:hAnsi="Huawei Sans"/>
            </w:rPr>
            <w:t>页</w:t>
          </w:r>
        </w:p>
      </w:tc>
    </w:tr>
  </w:tbl>
  <w:p w14:paraId="1DD61D14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3A264748" w14:textId="77777777" w:rsidR="00D70162" w:rsidRDefault="00D70162">
    <w:pPr>
      <w:pStyle w:val="affa"/>
      <w:rPr>
        <w:rFonts w:ascii="Huawei Sans" w:eastAsia="方正兰亭黑简体" w:hAnsi="Huawei Sans"/>
      </w:rPr>
    </w:pPr>
  </w:p>
  <w:p w14:paraId="698965C7" w14:textId="77777777" w:rsidR="00D70162" w:rsidRDefault="00D70162">
    <w:pPr>
      <w:pStyle w:val="affa"/>
      <w:rPr>
        <w:rFonts w:ascii="Huawei Sans" w:eastAsia="方正兰亭黑简体" w:hAnsi="Huawei San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7711"/>
    <w:multiLevelType w:val="hybridMultilevel"/>
    <w:tmpl w:val="4752A2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8701E2"/>
    <w:multiLevelType w:val="multilevel"/>
    <w:tmpl w:val="0E8701E2"/>
    <w:lvl w:ilvl="0">
      <w:start w:val="1"/>
      <w:numFmt w:val="bullet"/>
      <w:pStyle w:val="CAUTIONTextList"/>
      <w:lvlText w:val=""/>
      <w:lvlJc w:val="left"/>
      <w:pPr>
        <w:tabs>
          <w:tab w:val="left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EDB2900"/>
    <w:multiLevelType w:val="multilevel"/>
    <w:tmpl w:val="0EDB2900"/>
    <w:lvl w:ilvl="0">
      <w:start w:val="1"/>
      <w:numFmt w:val="bullet"/>
      <w:pStyle w:val="SubItemList"/>
      <w:lvlText w:val="−"/>
      <w:lvlJc w:val="left"/>
      <w:pPr>
        <w:tabs>
          <w:tab w:val="left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10BD4D3B"/>
    <w:multiLevelType w:val="hybridMultilevel"/>
    <w:tmpl w:val="99EA0C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10D4641"/>
    <w:multiLevelType w:val="hybridMultilevel"/>
    <w:tmpl w:val="F29AB16C"/>
    <w:lvl w:ilvl="0" w:tplc="19261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2C848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52F0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DFEEC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6854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54C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CA29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3A16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14E3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14CA7"/>
    <w:multiLevelType w:val="hybridMultilevel"/>
    <w:tmpl w:val="D526AB92"/>
    <w:lvl w:ilvl="0" w:tplc="6324D052">
      <w:numFmt w:val="bullet"/>
      <w:lvlText w:val="-"/>
      <w:lvlJc w:val="left"/>
      <w:pPr>
        <w:ind w:left="1381" w:hanging="360"/>
      </w:pPr>
      <w:rPr>
        <w:rFonts w:ascii="Huawei Sans" w:eastAsia="方正兰亭黑简体" w:hAnsi="Huawei Sans" w:cs="Huawei Sans" w:hint="default"/>
      </w:rPr>
    </w:lvl>
    <w:lvl w:ilvl="1" w:tplc="04090003" w:tentative="1">
      <w:start w:val="1"/>
      <w:numFmt w:val="bullet"/>
      <w:lvlText w:val=""/>
      <w:lvlJc w:val="left"/>
      <w:pPr>
        <w:ind w:left="19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81" w:hanging="440"/>
      </w:pPr>
      <w:rPr>
        <w:rFonts w:ascii="Wingdings" w:hAnsi="Wingdings" w:hint="default"/>
      </w:rPr>
    </w:lvl>
  </w:abstractNum>
  <w:abstractNum w:abstractNumId="6" w15:restartNumberingAfterBreak="0">
    <w:nsid w:val="13194C4F"/>
    <w:multiLevelType w:val="hybridMultilevel"/>
    <w:tmpl w:val="5588D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0D36A6"/>
    <w:multiLevelType w:val="hybridMultilevel"/>
    <w:tmpl w:val="5888C1C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5910EDD"/>
    <w:multiLevelType w:val="multilevel"/>
    <w:tmpl w:val="B84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E5B75"/>
    <w:multiLevelType w:val="multilevel"/>
    <w:tmpl w:val="45263D1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微软雅黑" w:eastAsia="微软雅黑" w:hAnsi="微软雅黑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171657A1"/>
    <w:multiLevelType w:val="multilevel"/>
    <w:tmpl w:val="9A6EDD0E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2"/>
      <w:suff w:val="nothing"/>
      <w:lvlText w:val="%2."/>
      <w:lvlJc w:val="left"/>
      <w:pPr>
        <w:ind w:left="0" w:firstLine="0"/>
      </w:pPr>
      <w:rPr>
        <w:rFonts w:ascii="Huawei Sans" w:eastAsia="方正兰亭黑简体" w:hAnsi="Huawei Sans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pStyle w:val="3"/>
      <w:lvlText w:val="步骤 %6"/>
      <w:lvlJc w:val="right"/>
      <w:pPr>
        <w:tabs>
          <w:tab w:val="left" w:pos="159"/>
        </w:tabs>
        <w:ind w:left="159" w:hanging="159"/>
      </w:pPr>
      <w:rPr>
        <w:rFonts w:ascii="方正兰亭黑简体" w:eastAsia="方正兰亭黑简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pStyle w:val="ItemStep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11" w15:restartNumberingAfterBreak="0">
    <w:nsid w:val="180B1481"/>
    <w:multiLevelType w:val="multilevel"/>
    <w:tmpl w:val="9AF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2B338C"/>
    <w:multiLevelType w:val="multilevel"/>
    <w:tmpl w:val="75B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9310D"/>
    <w:multiLevelType w:val="multilevel"/>
    <w:tmpl w:val="1A89310D"/>
    <w:lvl w:ilvl="0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4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1DAE493F"/>
    <w:multiLevelType w:val="hybridMultilevel"/>
    <w:tmpl w:val="797C22B2"/>
    <w:lvl w:ilvl="0" w:tplc="6324D052">
      <w:numFmt w:val="bullet"/>
      <w:lvlText w:val="-"/>
      <w:lvlJc w:val="left"/>
      <w:pPr>
        <w:ind w:left="1760" w:hanging="360"/>
      </w:pPr>
      <w:rPr>
        <w:rFonts w:ascii="Huawei Sans" w:eastAsia="方正兰亭黑简体" w:hAnsi="Huawei Sans" w:cs="Huawei Sans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40"/>
      </w:pPr>
      <w:rPr>
        <w:rFonts w:ascii="Wingdings" w:hAnsi="Wingdings" w:hint="default"/>
      </w:rPr>
    </w:lvl>
  </w:abstractNum>
  <w:abstractNum w:abstractNumId="16" w15:restartNumberingAfterBreak="0">
    <w:nsid w:val="1EAE2736"/>
    <w:multiLevelType w:val="multilevel"/>
    <w:tmpl w:val="DC52EDBA"/>
    <w:lvl w:ilvl="0">
      <w:start w:val="1"/>
      <w:numFmt w:val="decimal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Huawei Sans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2."/>
      <w:lvlJc w:val="left"/>
      <w:pPr>
        <w:ind w:left="0" w:firstLine="0"/>
      </w:pPr>
      <w:rPr>
        <w:rFonts w:ascii="Huawei Sans" w:eastAsia="方正兰亭黑简体" w:hAnsi="Huawei Sans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lvlText w:val="%3.1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59"/>
        </w:tabs>
        <w:ind w:left="159" w:hanging="159"/>
      </w:pPr>
      <w:rPr>
        <w:rFonts w:ascii="方正兰亭黑简体" w:eastAsia="方正兰亭黑简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</w:abstractNum>
  <w:abstractNum w:abstractNumId="17" w15:restartNumberingAfterBreak="0">
    <w:nsid w:val="20453EF0"/>
    <w:multiLevelType w:val="multilevel"/>
    <w:tmpl w:val="20453EF0"/>
    <w:lvl w:ilvl="0">
      <w:start w:val="1"/>
      <w:numFmt w:val="upperLetter"/>
      <w:pStyle w:val="5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8" w15:restartNumberingAfterBreak="0">
    <w:nsid w:val="21AC6F3C"/>
    <w:multiLevelType w:val="multilevel"/>
    <w:tmpl w:val="1F2C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B54401"/>
    <w:multiLevelType w:val="multilevel"/>
    <w:tmpl w:val="5F9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37BAC"/>
    <w:multiLevelType w:val="hybridMultilevel"/>
    <w:tmpl w:val="9EA6AE98"/>
    <w:lvl w:ilvl="0" w:tplc="04090001">
      <w:start w:val="1"/>
      <w:numFmt w:val="bullet"/>
      <w:lvlText w:val=""/>
      <w:lvlJc w:val="left"/>
      <w:pPr>
        <w:ind w:left="4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20"/>
      </w:pPr>
      <w:rPr>
        <w:rFonts w:ascii="Wingdings" w:hAnsi="Wingdings" w:hint="default"/>
      </w:rPr>
    </w:lvl>
  </w:abstractNum>
  <w:abstractNum w:abstractNumId="21" w15:restartNumberingAfterBreak="0">
    <w:nsid w:val="258C3748"/>
    <w:multiLevelType w:val="multilevel"/>
    <w:tmpl w:val="049AEA74"/>
    <w:lvl w:ilvl="0">
      <w:start w:val="6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25FB51F0"/>
    <w:multiLevelType w:val="hybridMultilevel"/>
    <w:tmpl w:val="52981212"/>
    <w:lvl w:ilvl="0" w:tplc="04090003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263F73E9"/>
    <w:multiLevelType w:val="hybridMultilevel"/>
    <w:tmpl w:val="A196A2FA"/>
    <w:lvl w:ilvl="0" w:tplc="A4E42A42">
      <w:numFmt w:val="bullet"/>
      <w:lvlText w:val="·"/>
      <w:lvlJc w:val="left"/>
      <w:pPr>
        <w:ind w:left="2061" w:hanging="36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25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61" w:hanging="440"/>
      </w:pPr>
      <w:rPr>
        <w:rFonts w:ascii="Wingdings" w:hAnsi="Wingdings" w:hint="default"/>
      </w:rPr>
    </w:lvl>
  </w:abstractNum>
  <w:abstractNum w:abstractNumId="24" w15:restartNumberingAfterBreak="0">
    <w:nsid w:val="27216503"/>
    <w:multiLevelType w:val="hybridMultilevel"/>
    <w:tmpl w:val="C72A2982"/>
    <w:lvl w:ilvl="0" w:tplc="B964C0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F879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BAC9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5B079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E22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E825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C058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D88C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DC70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27302485"/>
    <w:multiLevelType w:val="hybridMultilevel"/>
    <w:tmpl w:val="7076F54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2A85610E"/>
    <w:multiLevelType w:val="multilevel"/>
    <w:tmpl w:val="3FC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200C0"/>
    <w:multiLevelType w:val="multilevel"/>
    <w:tmpl w:val="F1DA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22F62BC"/>
    <w:multiLevelType w:val="hybridMultilevel"/>
    <w:tmpl w:val="A06256FE"/>
    <w:lvl w:ilvl="0" w:tplc="6324D052">
      <w:numFmt w:val="bullet"/>
      <w:lvlText w:val="-"/>
      <w:lvlJc w:val="left"/>
      <w:pPr>
        <w:ind w:left="360" w:hanging="360"/>
      </w:pPr>
      <w:rPr>
        <w:rFonts w:ascii="Huawei Sans" w:eastAsia="方正兰亭黑简体" w:hAnsi="Huawei Sans" w:cs="Huawei San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37A732EB"/>
    <w:multiLevelType w:val="hybridMultilevel"/>
    <w:tmpl w:val="4A5AE7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3AB853F1"/>
    <w:multiLevelType w:val="hybridMultilevel"/>
    <w:tmpl w:val="19A653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3D883DBB"/>
    <w:multiLevelType w:val="hybridMultilevel"/>
    <w:tmpl w:val="D436AE5E"/>
    <w:lvl w:ilvl="0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2" w15:restartNumberingAfterBreak="0">
    <w:nsid w:val="42FE570A"/>
    <w:multiLevelType w:val="multilevel"/>
    <w:tmpl w:val="42FE570A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33" w15:restartNumberingAfterBreak="0">
    <w:nsid w:val="463C3DB5"/>
    <w:multiLevelType w:val="multilevel"/>
    <w:tmpl w:val="463C3DB5"/>
    <w:lvl w:ilvl="0">
      <w:start w:val="1"/>
      <w:numFmt w:val="decimal"/>
      <w:pStyle w:val="ItemStepinTable"/>
      <w:lvlText w:val="%1."/>
      <w:lvlJc w:val="left"/>
      <w:pPr>
        <w:tabs>
          <w:tab w:val="left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34" w15:restartNumberingAfterBreak="0">
    <w:nsid w:val="49E634FC"/>
    <w:multiLevelType w:val="hybridMultilevel"/>
    <w:tmpl w:val="3AC28D2A"/>
    <w:lvl w:ilvl="0" w:tplc="F5F66D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4AD62A25"/>
    <w:multiLevelType w:val="hybridMultilevel"/>
    <w:tmpl w:val="6D0CF66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4C563A38"/>
    <w:multiLevelType w:val="hybridMultilevel"/>
    <w:tmpl w:val="0E60E7C2"/>
    <w:lvl w:ilvl="0" w:tplc="9B3254DC">
      <w:start w:val="1"/>
      <w:numFmt w:val="decimal"/>
      <w:pStyle w:val="30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4CB90AC2"/>
    <w:multiLevelType w:val="multilevel"/>
    <w:tmpl w:val="DC2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1A1BA1"/>
    <w:multiLevelType w:val="multilevel"/>
    <w:tmpl w:val="3C6A1316"/>
    <w:lvl w:ilvl="0">
      <w:start w:val="1"/>
      <w:numFmt w:val="decimal"/>
      <w:lvlText w:val="%1"/>
      <w:lvlJc w:val="left"/>
      <w:pPr>
        <w:ind w:left="450" w:hanging="450"/>
      </w:pPr>
      <w:rPr>
        <w:rFonts w:cs="Book Antiqua" w:hint="default"/>
        <w:color w:val="auto"/>
        <w:sz w:val="36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cs="Book Antiqua" w:hint="default"/>
        <w:color w:val="auto"/>
        <w:sz w:val="3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Book Antiqua" w:hint="default"/>
        <w:color w:val="auto"/>
        <w:sz w:val="3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Book Antiqua" w:hint="default"/>
        <w:color w:val="auto"/>
        <w:sz w:val="3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Book Antiqua" w:hint="default"/>
        <w:color w:val="auto"/>
        <w:sz w:val="36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Book Antiqua" w:hint="default"/>
        <w:color w:val="auto"/>
        <w:sz w:val="36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Book Antiqua" w:hint="default"/>
        <w:color w:val="auto"/>
        <w:sz w:val="36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Book Antiqua" w:hint="default"/>
        <w:color w:val="auto"/>
        <w:sz w:val="36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Book Antiqua" w:hint="default"/>
        <w:color w:val="auto"/>
        <w:sz w:val="36"/>
      </w:rPr>
    </w:lvl>
  </w:abstractNum>
  <w:abstractNum w:abstractNumId="39" w15:restartNumberingAfterBreak="0">
    <w:nsid w:val="4DAA4B6B"/>
    <w:multiLevelType w:val="multilevel"/>
    <w:tmpl w:val="2DCA24B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4DDA66D1"/>
    <w:multiLevelType w:val="multilevel"/>
    <w:tmpl w:val="4DDA66D1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41" w15:restartNumberingAfterBreak="0">
    <w:nsid w:val="52346455"/>
    <w:multiLevelType w:val="hybridMultilevel"/>
    <w:tmpl w:val="AE3809AC"/>
    <w:lvl w:ilvl="0" w:tplc="620E29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7085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3AC5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BC57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F06B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EEE5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D69D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4C2E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5A19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54B61F34"/>
    <w:multiLevelType w:val="hybridMultilevel"/>
    <w:tmpl w:val="423076E0"/>
    <w:lvl w:ilvl="0" w:tplc="6324D052">
      <w:numFmt w:val="bullet"/>
      <w:lvlText w:val="-"/>
      <w:lvlJc w:val="left"/>
      <w:pPr>
        <w:ind w:left="360" w:hanging="360"/>
      </w:pPr>
      <w:rPr>
        <w:rFonts w:ascii="Huawei Sans" w:eastAsia="方正兰亭黑简体" w:hAnsi="Huawei Sans" w:cs="Huawei San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54DC32AD"/>
    <w:multiLevelType w:val="multilevel"/>
    <w:tmpl w:val="ABECF48A"/>
    <w:lvl w:ilvl="0">
      <w:start w:val="1"/>
      <w:numFmt w:val="decimal"/>
      <w:lvlText w:val="%1"/>
      <w:lvlJc w:val="left"/>
      <w:pPr>
        <w:ind w:left="405" w:hanging="405"/>
      </w:pPr>
      <w:rPr>
        <w:rFonts w:cs="Times New Roman" w:hint="default"/>
        <w:color w:val="auto"/>
        <w:sz w:val="32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cs="Times New Roman" w:hint="default"/>
        <w:color w:val="auto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  <w:color w:val="auto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  <w:color w:val="auto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  <w:color w:val="auto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  <w:color w:val="auto"/>
        <w:sz w:val="3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  <w:color w:val="auto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  <w:color w:val="auto"/>
        <w:sz w:val="3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  <w:color w:val="auto"/>
        <w:sz w:val="32"/>
      </w:rPr>
    </w:lvl>
  </w:abstractNum>
  <w:abstractNum w:abstractNumId="44" w15:restartNumberingAfterBreak="0">
    <w:nsid w:val="54EF0C58"/>
    <w:multiLevelType w:val="hybridMultilevel"/>
    <w:tmpl w:val="97E6E0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55126D26"/>
    <w:multiLevelType w:val="multilevel"/>
    <w:tmpl w:val="45AC41B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563049C4"/>
    <w:multiLevelType w:val="multilevel"/>
    <w:tmpl w:val="4A6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C04D8F"/>
    <w:multiLevelType w:val="multilevel"/>
    <w:tmpl w:val="56C04D8F"/>
    <w:lvl w:ilvl="0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 w15:restartNumberingAfterBreak="0">
    <w:nsid w:val="58034392"/>
    <w:multiLevelType w:val="multilevel"/>
    <w:tmpl w:val="64CA385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36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9" w15:restartNumberingAfterBreak="0">
    <w:nsid w:val="5A1D5CD3"/>
    <w:multiLevelType w:val="hybridMultilevel"/>
    <w:tmpl w:val="5F8C142C"/>
    <w:lvl w:ilvl="0" w:tplc="6324D052">
      <w:numFmt w:val="bullet"/>
      <w:lvlText w:val="-"/>
      <w:lvlJc w:val="left"/>
      <w:pPr>
        <w:ind w:left="360" w:hanging="360"/>
      </w:pPr>
      <w:rPr>
        <w:rFonts w:ascii="Huawei Sans" w:eastAsia="方正兰亭黑简体" w:hAnsi="Huawei Sans" w:cs="Huawei San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5B7C7859"/>
    <w:multiLevelType w:val="hybridMultilevel"/>
    <w:tmpl w:val="7D629D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5D68355C"/>
    <w:multiLevelType w:val="multilevel"/>
    <w:tmpl w:val="8A1CCD56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2" w15:restartNumberingAfterBreak="0">
    <w:nsid w:val="67DE040F"/>
    <w:multiLevelType w:val="multilevel"/>
    <w:tmpl w:val="67DE040F"/>
    <w:lvl w:ilvl="0">
      <w:start w:val="1"/>
      <w:numFmt w:val="bullet"/>
      <w:pStyle w:val="a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53" w15:restartNumberingAfterBreak="0">
    <w:nsid w:val="69083245"/>
    <w:multiLevelType w:val="hybridMultilevel"/>
    <w:tmpl w:val="945AB8A8"/>
    <w:lvl w:ilvl="0" w:tplc="78282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F8D6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CCB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2AAD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3086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7CE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02F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4E1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72D8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" w15:restartNumberingAfterBreak="0">
    <w:nsid w:val="6CEE2682"/>
    <w:multiLevelType w:val="multilevel"/>
    <w:tmpl w:val="FD44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08C7AD2"/>
    <w:multiLevelType w:val="multilevel"/>
    <w:tmpl w:val="708C7AD2"/>
    <w:lvl w:ilvl="0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6" w15:restartNumberingAfterBreak="0">
    <w:nsid w:val="72347E6A"/>
    <w:multiLevelType w:val="multilevel"/>
    <w:tmpl w:val="72347E6A"/>
    <w:lvl w:ilvl="0">
      <w:start w:val="1"/>
      <w:numFmt w:val="upperLetter"/>
      <w:pStyle w:val="a0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57" w15:restartNumberingAfterBreak="0">
    <w:nsid w:val="75FF7CF6"/>
    <w:multiLevelType w:val="hybridMultilevel"/>
    <w:tmpl w:val="F85C836A"/>
    <w:lvl w:ilvl="0" w:tplc="F08A935C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790763D0"/>
    <w:multiLevelType w:val="hybridMultilevel"/>
    <w:tmpl w:val="CD7A773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7EB65374"/>
    <w:multiLevelType w:val="multilevel"/>
    <w:tmpl w:val="C4DEEE5A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6"/>
  </w:num>
  <w:num w:numId="3">
    <w:abstractNumId w:val="17"/>
  </w:num>
  <w:num w:numId="4">
    <w:abstractNumId w:val="32"/>
  </w:num>
  <w:num w:numId="5">
    <w:abstractNumId w:val="14"/>
  </w:num>
  <w:num w:numId="6">
    <w:abstractNumId w:val="47"/>
  </w:num>
  <w:num w:numId="7">
    <w:abstractNumId w:val="1"/>
  </w:num>
  <w:num w:numId="8">
    <w:abstractNumId w:val="2"/>
  </w:num>
  <w:num w:numId="9">
    <w:abstractNumId w:val="33"/>
  </w:num>
  <w:num w:numId="10">
    <w:abstractNumId w:val="13"/>
  </w:num>
  <w:num w:numId="11">
    <w:abstractNumId w:val="40"/>
  </w:num>
  <w:num w:numId="12">
    <w:abstractNumId w:val="55"/>
  </w:num>
  <w:num w:numId="13">
    <w:abstractNumId w:val="52"/>
  </w:num>
  <w:num w:numId="14">
    <w:abstractNumId w:val="18"/>
  </w:num>
  <w:num w:numId="15">
    <w:abstractNumId w:val="46"/>
  </w:num>
  <w:num w:numId="16">
    <w:abstractNumId w:val="19"/>
  </w:num>
  <w:num w:numId="17">
    <w:abstractNumId w:val="59"/>
  </w:num>
  <w:num w:numId="18">
    <w:abstractNumId w:val="49"/>
  </w:num>
  <w:num w:numId="19">
    <w:abstractNumId w:val="28"/>
  </w:num>
  <w:num w:numId="20">
    <w:abstractNumId w:val="15"/>
  </w:num>
  <w:num w:numId="21">
    <w:abstractNumId w:val="5"/>
  </w:num>
  <w:num w:numId="22">
    <w:abstractNumId w:val="42"/>
  </w:num>
  <w:num w:numId="23">
    <w:abstractNumId w:val="23"/>
  </w:num>
  <w:num w:numId="24">
    <w:abstractNumId w:val="4"/>
  </w:num>
  <w:num w:numId="25">
    <w:abstractNumId w:val="26"/>
  </w:num>
  <w:num w:numId="26">
    <w:abstractNumId w:val="8"/>
  </w:num>
  <w:num w:numId="27">
    <w:abstractNumId w:val="37"/>
  </w:num>
  <w:num w:numId="28">
    <w:abstractNumId w:val="14"/>
  </w:num>
  <w:num w:numId="29">
    <w:abstractNumId w:val="53"/>
  </w:num>
  <w:num w:numId="30">
    <w:abstractNumId w:val="41"/>
  </w:num>
  <w:num w:numId="31">
    <w:abstractNumId w:val="10"/>
  </w:num>
  <w:num w:numId="32">
    <w:abstractNumId w:val="12"/>
  </w:num>
  <w:num w:numId="33">
    <w:abstractNumId w:val="14"/>
  </w:num>
  <w:num w:numId="34">
    <w:abstractNumId w:val="22"/>
  </w:num>
  <w:num w:numId="35">
    <w:abstractNumId w:val="31"/>
  </w:num>
  <w:num w:numId="36">
    <w:abstractNumId w:val="14"/>
  </w:num>
  <w:num w:numId="37">
    <w:abstractNumId w:val="14"/>
  </w:num>
  <w:num w:numId="38">
    <w:abstractNumId w:val="14"/>
  </w:num>
  <w:num w:numId="39">
    <w:abstractNumId w:val="11"/>
  </w:num>
  <w:num w:numId="40">
    <w:abstractNumId w:val="14"/>
  </w:num>
  <w:num w:numId="41">
    <w:abstractNumId w:val="10"/>
  </w:num>
  <w:num w:numId="42">
    <w:abstractNumId w:val="10"/>
  </w:num>
  <w:num w:numId="43">
    <w:abstractNumId w:val="10"/>
  </w:num>
  <w:num w:numId="44">
    <w:abstractNumId w:val="10"/>
  </w:num>
  <w:num w:numId="45">
    <w:abstractNumId w:val="10"/>
  </w:num>
  <w:num w:numId="46">
    <w:abstractNumId w:val="10"/>
  </w:num>
  <w:num w:numId="47">
    <w:abstractNumId w:val="10"/>
  </w:num>
  <w:num w:numId="48">
    <w:abstractNumId w:val="10"/>
  </w:num>
  <w:num w:numId="49">
    <w:abstractNumId w:val="10"/>
  </w:num>
  <w:num w:numId="50">
    <w:abstractNumId w:val="10"/>
  </w:num>
  <w:num w:numId="51">
    <w:abstractNumId w:val="10"/>
  </w:num>
  <w:num w:numId="52">
    <w:abstractNumId w:val="10"/>
  </w:num>
  <w:num w:numId="53">
    <w:abstractNumId w:val="10"/>
  </w:num>
  <w:num w:numId="54">
    <w:abstractNumId w:val="10"/>
  </w:num>
  <w:num w:numId="55">
    <w:abstractNumId w:val="14"/>
  </w:num>
  <w:num w:numId="56">
    <w:abstractNumId w:val="3"/>
  </w:num>
  <w:num w:numId="57">
    <w:abstractNumId w:val="29"/>
  </w:num>
  <w:num w:numId="58">
    <w:abstractNumId w:val="6"/>
  </w:num>
  <w:num w:numId="59">
    <w:abstractNumId w:val="10"/>
  </w:num>
  <w:num w:numId="60">
    <w:abstractNumId w:val="0"/>
  </w:num>
  <w:num w:numId="61">
    <w:abstractNumId w:val="10"/>
  </w:num>
  <w:num w:numId="62">
    <w:abstractNumId w:val="16"/>
  </w:num>
  <w:num w:numId="63">
    <w:abstractNumId w:val="39"/>
  </w:num>
  <w:num w:numId="64">
    <w:abstractNumId w:val="51"/>
  </w:num>
  <w:num w:numId="65">
    <w:abstractNumId w:val="10"/>
  </w:num>
  <w:num w:numId="66">
    <w:abstractNumId w:val="7"/>
  </w:num>
  <w:num w:numId="67">
    <w:abstractNumId w:val="57"/>
  </w:num>
  <w:num w:numId="68">
    <w:abstractNumId w:val="24"/>
  </w:num>
  <w:num w:numId="69">
    <w:abstractNumId w:val="10"/>
  </w:num>
  <w:num w:numId="70">
    <w:abstractNumId w:val="21"/>
  </w:num>
  <w:num w:numId="71">
    <w:abstractNumId w:val="10"/>
  </w:num>
  <w:num w:numId="72">
    <w:abstractNumId w:val="50"/>
  </w:num>
  <w:num w:numId="73">
    <w:abstractNumId w:val="54"/>
  </w:num>
  <w:num w:numId="74">
    <w:abstractNumId w:val="44"/>
  </w:num>
  <w:num w:numId="75">
    <w:abstractNumId w:val="14"/>
  </w:num>
  <w:num w:numId="76">
    <w:abstractNumId w:val="20"/>
  </w:num>
  <w:num w:numId="77">
    <w:abstractNumId w:val="34"/>
  </w:num>
  <w:num w:numId="78">
    <w:abstractNumId w:val="38"/>
  </w:num>
  <w:num w:numId="79">
    <w:abstractNumId w:val="14"/>
  </w:num>
  <w:num w:numId="80">
    <w:abstractNumId w:val="14"/>
  </w:num>
  <w:num w:numId="81">
    <w:abstractNumId w:val="14"/>
  </w:num>
  <w:num w:numId="82">
    <w:abstractNumId w:val="14"/>
  </w:num>
  <w:num w:numId="83">
    <w:abstractNumId w:val="30"/>
  </w:num>
  <w:num w:numId="84">
    <w:abstractNumId w:val="58"/>
  </w:num>
  <w:num w:numId="85">
    <w:abstractNumId w:val="25"/>
  </w:num>
  <w:num w:numId="86">
    <w:abstractNumId w:val="43"/>
  </w:num>
  <w:num w:numId="87">
    <w:abstractNumId w:val="10"/>
  </w:num>
  <w:num w:numId="88">
    <w:abstractNumId w:val="9"/>
  </w:num>
  <w:num w:numId="89">
    <w:abstractNumId w:val="10"/>
  </w:num>
  <w:num w:numId="90">
    <w:abstractNumId w:val="36"/>
  </w:num>
  <w:num w:numId="91">
    <w:abstractNumId w:val="45"/>
  </w:num>
  <w:num w:numId="92">
    <w:abstractNumId w:val="48"/>
  </w:num>
  <w:num w:numId="93">
    <w:abstractNumId w:val="27"/>
  </w:num>
  <w:num w:numId="94">
    <w:abstractNumId w:val="35"/>
  </w:num>
  <w:numIdMacAtCleanup w:val="9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xingyiren">
    <w15:presenceInfo w15:providerId="AD" w15:userId="S-1-5-21-147214757-305610072-1517763936-9528829"/>
  </w15:person>
  <w15:person w15:author="Wanghua (Parallel Distributed Computing Laboratory)">
    <w15:presenceInfo w15:providerId="AD" w15:userId="S-1-5-21-147214757-305610072-1517763936-5670808"/>
  </w15:person>
  <w15:person w15:author="liudengjin">
    <w15:presenceInfo w15:providerId="AD" w15:userId="S-1-5-21-147214757-305610072-1517763936-111057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5A5"/>
    <w:rsid w:val="00002F9E"/>
    <w:rsid w:val="00023C31"/>
    <w:rsid w:val="00025D65"/>
    <w:rsid w:val="00027D4F"/>
    <w:rsid w:val="000325A7"/>
    <w:rsid w:val="00036AF6"/>
    <w:rsid w:val="00036F02"/>
    <w:rsid w:val="000378B5"/>
    <w:rsid w:val="00073DBA"/>
    <w:rsid w:val="000741BF"/>
    <w:rsid w:val="00086439"/>
    <w:rsid w:val="0009141D"/>
    <w:rsid w:val="00096E75"/>
    <w:rsid w:val="000977C1"/>
    <w:rsid w:val="000A3A50"/>
    <w:rsid w:val="000A3B86"/>
    <w:rsid w:val="000A4FA0"/>
    <w:rsid w:val="000C1B41"/>
    <w:rsid w:val="000C4459"/>
    <w:rsid w:val="000C7377"/>
    <w:rsid w:val="000D7715"/>
    <w:rsid w:val="000E123C"/>
    <w:rsid w:val="000E1534"/>
    <w:rsid w:val="000E2610"/>
    <w:rsid w:val="000F039C"/>
    <w:rsid w:val="000F0D09"/>
    <w:rsid w:val="000F27D8"/>
    <w:rsid w:val="0011530D"/>
    <w:rsid w:val="0012516A"/>
    <w:rsid w:val="00157515"/>
    <w:rsid w:val="00164185"/>
    <w:rsid w:val="0017206D"/>
    <w:rsid w:val="0018698D"/>
    <w:rsid w:val="00186F93"/>
    <w:rsid w:val="00187016"/>
    <w:rsid w:val="001A72DA"/>
    <w:rsid w:val="001C090F"/>
    <w:rsid w:val="001C3EAB"/>
    <w:rsid w:val="001D19C8"/>
    <w:rsid w:val="001D38DB"/>
    <w:rsid w:val="001D7650"/>
    <w:rsid w:val="001F6F82"/>
    <w:rsid w:val="00201A18"/>
    <w:rsid w:val="00201ADA"/>
    <w:rsid w:val="0020602F"/>
    <w:rsid w:val="0021278D"/>
    <w:rsid w:val="00212EE8"/>
    <w:rsid w:val="00215450"/>
    <w:rsid w:val="00215F41"/>
    <w:rsid w:val="00236036"/>
    <w:rsid w:val="00244F06"/>
    <w:rsid w:val="00245D44"/>
    <w:rsid w:val="002524B3"/>
    <w:rsid w:val="00262A06"/>
    <w:rsid w:val="002645A5"/>
    <w:rsid w:val="0026470A"/>
    <w:rsid w:val="00271660"/>
    <w:rsid w:val="0027253C"/>
    <w:rsid w:val="002742CC"/>
    <w:rsid w:val="00291371"/>
    <w:rsid w:val="002B0089"/>
    <w:rsid w:val="002C05B3"/>
    <w:rsid w:val="002C5221"/>
    <w:rsid w:val="002C6DD4"/>
    <w:rsid w:val="002D43A9"/>
    <w:rsid w:val="002D66F1"/>
    <w:rsid w:val="002E1474"/>
    <w:rsid w:val="002E6590"/>
    <w:rsid w:val="003005F8"/>
    <w:rsid w:val="00313929"/>
    <w:rsid w:val="00333027"/>
    <w:rsid w:val="003414B5"/>
    <w:rsid w:val="0034336A"/>
    <w:rsid w:val="00345468"/>
    <w:rsid w:val="00345A09"/>
    <w:rsid w:val="00347235"/>
    <w:rsid w:val="003522A2"/>
    <w:rsid w:val="00356FF8"/>
    <w:rsid w:val="0037069F"/>
    <w:rsid w:val="00371812"/>
    <w:rsid w:val="0037246E"/>
    <w:rsid w:val="003760D6"/>
    <w:rsid w:val="003835EA"/>
    <w:rsid w:val="00385B64"/>
    <w:rsid w:val="003964B9"/>
    <w:rsid w:val="003B48D6"/>
    <w:rsid w:val="003B5F6B"/>
    <w:rsid w:val="003C1E53"/>
    <w:rsid w:val="003C4421"/>
    <w:rsid w:val="003D1796"/>
    <w:rsid w:val="003D25F7"/>
    <w:rsid w:val="003D6692"/>
    <w:rsid w:val="003E67F4"/>
    <w:rsid w:val="004048DB"/>
    <w:rsid w:val="00406E2C"/>
    <w:rsid w:val="00417666"/>
    <w:rsid w:val="00427E7F"/>
    <w:rsid w:val="004302B5"/>
    <w:rsid w:val="00432456"/>
    <w:rsid w:val="00471ED9"/>
    <w:rsid w:val="00473EDD"/>
    <w:rsid w:val="0048280F"/>
    <w:rsid w:val="00494678"/>
    <w:rsid w:val="004B1EF1"/>
    <w:rsid w:val="004D7236"/>
    <w:rsid w:val="004E1595"/>
    <w:rsid w:val="004E2268"/>
    <w:rsid w:val="004E2744"/>
    <w:rsid w:val="004E3D90"/>
    <w:rsid w:val="004F1475"/>
    <w:rsid w:val="0050120D"/>
    <w:rsid w:val="00504E03"/>
    <w:rsid w:val="0050527F"/>
    <w:rsid w:val="005121F7"/>
    <w:rsid w:val="00512A36"/>
    <w:rsid w:val="005135A4"/>
    <w:rsid w:val="00517594"/>
    <w:rsid w:val="00524D81"/>
    <w:rsid w:val="005304DE"/>
    <w:rsid w:val="00535F42"/>
    <w:rsid w:val="00541093"/>
    <w:rsid w:val="005456FA"/>
    <w:rsid w:val="00551BA2"/>
    <w:rsid w:val="00555AEB"/>
    <w:rsid w:val="00555D22"/>
    <w:rsid w:val="0055665E"/>
    <w:rsid w:val="00571463"/>
    <w:rsid w:val="005765F0"/>
    <w:rsid w:val="00580931"/>
    <w:rsid w:val="005A436A"/>
    <w:rsid w:val="005A50CC"/>
    <w:rsid w:val="005A7E3D"/>
    <w:rsid w:val="005B6BAB"/>
    <w:rsid w:val="005C3ACA"/>
    <w:rsid w:val="005E6E2A"/>
    <w:rsid w:val="006046D5"/>
    <w:rsid w:val="00605D2C"/>
    <w:rsid w:val="00612B6D"/>
    <w:rsid w:val="00620ADA"/>
    <w:rsid w:val="00625DFE"/>
    <w:rsid w:val="006538CB"/>
    <w:rsid w:val="00656599"/>
    <w:rsid w:val="006622EF"/>
    <w:rsid w:val="00671908"/>
    <w:rsid w:val="00671DE1"/>
    <w:rsid w:val="00683298"/>
    <w:rsid w:val="00687F5B"/>
    <w:rsid w:val="0069496C"/>
    <w:rsid w:val="006A4101"/>
    <w:rsid w:val="006C1C26"/>
    <w:rsid w:val="006C203E"/>
    <w:rsid w:val="006D204D"/>
    <w:rsid w:val="006D64B3"/>
    <w:rsid w:val="007067B5"/>
    <w:rsid w:val="00707AF6"/>
    <w:rsid w:val="00715671"/>
    <w:rsid w:val="00724D98"/>
    <w:rsid w:val="007311E9"/>
    <w:rsid w:val="00732452"/>
    <w:rsid w:val="007554C0"/>
    <w:rsid w:val="00773826"/>
    <w:rsid w:val="00793678"/>
    <w:rsid w:val="007936E3"/>
    <w:rsid w:val="007A0B07"/>
    <w:rsid w:val="007B17C6"/>
    <w:rsid w:val="007B4498"/>
    <w:rsid w:val="007B4B78"/>
    <w:rsid w:val="007B4BC1"/>
    <w:rsid w:val="007C760E"/>
    <w:rsid w:val="007D039E"/>
    <w:rsid w:val="007D251C"/>
    <w:rsid w:val="007D4FCB"/>
    <w:rsid w:val="007D60CE"/>
    <w:rsid w:val="007E06D9"/>
    <w:rsid w:val="007E3FD5"/>
    <w:rsid w:val="00817DE7"/>
    <w:rsid w:val="00822AA5"/>
    <w:rsid w:val="00822B07"/>
    <w:rsid w:val="00833195"/>
    <w:rsid w:val="008349AE"/>
    <w:rsid w:val="00837C9F"/>
    <w:rsid w:val="00851AFF"/>
    <w:rsid w:val="00854455"/>
    <w:rsid w:val="0085629D"/>
    <w:rsid w:val="008754B8"/>
    <w:rsid w:val="00877906"/>
    <w:rsid w:val="00881918"/>
    <w:rsid w:val="00894525"/>
    <w:rsid w:val="008B2E68"/>
    <w:rsid w:val="008B6867"/>
    <w:rsid w:val="008C04B3"/>
    <w:rsid w:val="008C22FC"/>
    <w:rsid w:val="008D3331"/>
    <w:rsid w:val="008E198A"/>
    <w:rsid w:val="008E7912"/>
    <w:rsid w:val="008F4B36"/>
    <w:rsid w:val="008F4E16"/>
    <w:rsid w:val="0091715D"/>
    <w:rsid w:val="0091790A"/>
    <w:rsid w:val="009279E8"/>
    <w:rsid w:val="00944CB8"/>
    <w:rsid w:val="009506D7"/>
    <w:rsid w:val="009544D3"/>
    <w:rsid w:val="009628A1"/>
    <w:rsid w:val="0096370D"/>
    <w:rsid w:val="00973AC9"/>
    <w:rsid w:val="0097503C"/>
    <w:rsid w:val="00977FC4"/>
    <w:rsid w:val="009867FF"/>
    <w:rsid w:val="00987363"/>
    <w:rsid w:val="00996E86"/>
    <w:rsid w:val="009A2C1D"/>
    <w:rsid w:val="009A4F3B"/>
    <w:rsid w:val="009B1858"/>
    <w:rsid w:val="009E0CB0"/>
    <w:rsid w:val="00A07FAF"/>
    <w:rsid w:val="00A17299"/>
    <w:rsid w:val="00A41261"/>
    <w:rsid w:val="00A62526"/>
    <w:rsid w:val="00A66E88"/>
    <w:rsid w:val="00A8149E"/>
    <w:rsid w:val="00A83923"/>
    <w:rsid w:val="00A90342"/>
    <w:rsid w:val="00A9079F"/>
    <w:rsid w:val="00AC7F26"/>
    <w:rsid w:val="00AD0F16"/>
    <w:rsid w:val="00AD3364"/>
    <w:rsid w:val="00B01B07"/>
    <w:rsid w:val="00B02A4E"/>
    <w:rsid w:val="00B04F8F"/>
    <w:rsid w:val="00B07DBC"/>
    <w:rsid w:val="00B17BAE"/>
    <w:rsid w:val="00B53514"/>
    <w:rsid w:val="00B63220"/>
    <w:rsid w:val="00B70F96"/>
    <w:rsid w:val="00B73816"/>
    <w:rsid w:val="00B75237"/>
    <w:rsid w:val="00B75BD6"/>
    <w:rsid w:val="00B76E6B"/>
    <w:rsid w:val="00B77D1D"/>
    <w:rsid w:val="00B926F8"/>
    <w:rsid w:val="00B93D78"/>
    <w:rsid w:val="00B96888"/>
    <w:rsid w:val="00BB3402"/>
    <w:rsid w:val="00BB6FFF"/>
    <w:rsid w:val="00BB73D1"/>
    <w:rsid w:val="00BC32D0"/>
    <w:rsid w:val="00BC609A"/>
    <w:rsid w:val="00BC7FEA"/>
    <w:rsid w:val="00BE3854"/>
    <w:rsid w:val="00BE58FB"/>
    <w:rsid w:val="00BF2DA0"/>
    <w:rsid w:val="00BF772A"/>
    <w:rsid w:val="00C201FA"/>
    <w:rsid w:val="00C26C84"/>
    <w:rsid w:val="00C31FFD"/>
    <w:rsid w:val="00C41231"/>
    <w:rsid w:val="00C56F5B"/>
    <w:rsid w:val="00C65EDB"/>
    <w:rsid w:val="00C73989"/>
    <w:rsid w:val="00C80A4F"/>
    <w:rsid w:val="00C84F43"/>
    <w:rsid w:val="00C92957"/>
    <w:rsid w:val="00C93928"/>
    <w:rsid w:val="00CA1924"/>
    <w:rsid w:val="00CA1942"/>
    <w:rsid w:val="00CA7115"/>
    <w:rsid w:val="00CB1252"/>
    <w:rsid w:val="00CB77EB"/>
    <w:rsid w:val="00CC487F"/>
    <w:rsid w:val="00CC5F79"/>
    <w:rsid w:val="00D02251"/>
    <w:rsid w:val="00D04D27"/>
    <w:rsid w:val="00D10D90"/>
    <w:rsid w:val="00D16D3B"/>
    <w:rsid w:val="00D22FC0"/>
    <w:rsid w:val="00D31480"/>
    <w:rsid w:val="00D3186E"/>
    <w:rsid w:val="00D613DF"/>
    <w:rsid w:val="00D700E2"/>
    <w:rsid w:val="00D70162"/>
    <w:rsid w:val="00D70248"/>
    <w:rsid w:val="00D73FA0"/>
    <w:rsid w:val="00D87605"/>
    <w:rsid w:val="00D93F04"/>
    <w:rsid w:val="00DD0B2E"/>
    <w:rsid w:val="00DF01A2"/>
    <w:rsid w:val="00DF0C9C"/>
    <w:rsid w:val="00E04A28"/>
    <w:rsid w:val="00E1011E"/>
    <w:rsid w:val="00E110B0"/>
    <w:rsid w:val="00E2118A"/>
    <w:rsid w:val="00E247CE"/>
    <w:rsid w:val="00E36EBF"/>
    <w:rsid w:val="00E45130"/>
    <w:rsid w:val="00E46CEF"/>
    <w:rsid w:val="00E60319"/>
    <w:rsid w:val="00E63B5C"/>
    <w:rsid w:val="00E734D2"/>
    <w:rsid w:val="00E84AF6"/>
    <w:rsid w:val="00E967E7"/>
    <w:rsid w:val="00EA51C4"/>
    <w:rsid w:val="00EA5FD1"/>
    <w:rsid w:val="00EA6A35"/>
    <w:rsid w:val="00EB388B"/>
    <w:rsid w:val="00ED4332"/>
    <w:rsid w:val="00EF5BA3"/>
    <w:rsid w:val="00EF6A1F"/>
    <w:rsid w:val="00EF7A50"/>
    <w:rsid w:val="00F03507"/>
    <w:rsid w:val="00F22327"/>
    <w:rsid w:val="00F23B9C"/>
    <w:rsid w:val="00F26F14"/>
    <w:rsid w:val="00F3260B"/>
    <w:rsid w:val="00F61301"/>
    <w:rsid w:val="00F66F30"/>
    <w:rsid w:val="00F81DA8"/>
    <w:rsid w:val="00F830E6"/>
    <w:rsid w:val="00F97EAC"/>
    <w:rsid w:val="00FA1D48"/>
    <w:rsid w:val="00FB0D0C"/>
    <w:rsid w:val="00FB1DA7"/>
    <w:rsid w:val="00FC084F"/>
    <w:rsid w:val="00FC22A5"/>
    <w:rsid w:val="00FD5946"/>
    <w:rsid w:val="00FD7C56"/>
    <w:rsid w:val="00FE37D1"/>
    <w:rsid w:val="00FF3E1D"/>
    <w:rsid w:val="00FF78B2"/>
    <w:rsid w:val="1C3C78D1"/>
    <w:rsid w:val="6C9746D9"/>
    <w:rsid w:val="7FBBD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C62909"/>
  <w15:docId w15:val="{9A59746A-774C-4AD4-9F6E-46692110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qFormat="1"/>
    <w:lsdException w:name="heading 7" w:qFormat="1"/>
    <w:lsdException w:name="index 1" w:semiHidden="1" w:qFormat="1"/>
    <w:lsdException w:name="index 2" w:semiHidden="1" w:qFormat="1"/>
    <w:lsdException w:name="index 3" w:semiHidden="1"/>
    <w:lsdException w:name="index 4" w:semiHidden="1" w:qFormat="1"/>
    <w:lsdException w:name="index 5" w:semiHidden="1" w:qFormat="1"/>
    <w:lsdException w:name="index 6" w:semiHidden="1"/>
    <w:lsdException w:name="index 7" w:semiHidden="1"/>
    <w:lsdException w:name="index 8" w:semiHidden="1" w:qFormat="1"/>
    <w:lsdException w:name="index 9" w:semiHidden="1" w:qFormat="1"/>
    <w:lsdException w:name="toc 1" w:uiPriority="39" w:qFormat="1"/>
    <w:lsdException w:name="toc 2" w:uiPriority="39" w:qFormat="1"/>
    <w:lsdException w:name="toc 3" w:uiPriority="39"/>
    <w:lsdException w:name="toc 4" w:uiPriority="39"/>
    <w:lsdException w:name="toc 5" w:uiPriority="39" w:qFormat="1"/>
    <w:lsdException w:name="toc 6" w:uiPriority="39"/>
    <w:lsdException w:name="toc 7" w:uiPriority="39" w:qFormat="1"/>
    <w:lsdException w:name="toc 8" w:uiPriority="39" w:qFormat="1"/>
    <w:lsdException w:name="toc 9" w:uiPriority="39" w:qFormat="1"/>
    <w:lsdException w:name="Normal Indent" w:semiHidden="1"/>
    <w:lsdException w:name="footnote text" w:uiPriority="99" w:qFormat="1"/>
    <w:lsdException w:name="annotation text" w:semiHidden="1" w:qFormat="1"/>
    <w:lsdException w:name="header" w:semiHidden="1" w:qFormat="1"/>
    <w:lsdException w:name="footer" w:uiPriority="99"/>
    <w:lsdException w:name="index heading" w:semiHidden="1"/>
    <w:lsdException w:name="caption" w:semiHidden="1" w:qFormat="1"/>
    <w:lsdException w:name="table of figures" w:semiHidden="1"/>
    <w:lsdException w:name="envelope address" w:semiHidden="1" w:qFormat="1"/>
    <w:lsdException w:name="envelope return" w:semiHidden="1" w:qFormat="1"/>
    <w:lsdException w:name="footnote reference" w:semiHidden="1" w:qFormat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qFormat="1"/>
    <w:lsdException w:name="macro" w:semiHidden="1"/>
    <w:lsdException w:name="toa heading" w:semiHidden="1" w:qFormat="1"/>
    <w:lsdException w:name="List" w:semiHidden="1" w:qFormat="1"/>
    <w:lsdException w:name="List Bullet" w:semiHidden="1" w:qFormat="1"/>
    <w:lsdException w:name="List Number" w:semiHidden="1"/>
    <w:lsdException w:name="List 2" w:semiHidden="1" w:qFormat="1"/>
    <w:lsdException w:name="List 3" w:semiHidden="1" w:qFormat="1"/>
    <w:lsdException w:name="List 4" w:semiHidden="1" w:qFormat="1"/>
    <w:lsdException w:name="List 5" w:semiHidden="1" w:qFormat="1"/>
    <w:lsdException w:name="List Bullet 2" w:semiHidden="1" w:qFormat="1"/>
    <w:lsdException w:name="List Bullet 3" w:semiHidden="1"/>
    <w:lsdException w:name="List Bullet 4" w:semiHidden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 w:qFormat="1"/>
    <w:lsdException w:name="List Continue" w:semiHidden="1" w:qFormat="1"/>
    <w:lsdException w:name="List Continue 2" w:semiHidden="1"/>
    <w:lsdException w:name="List Continue 3" w:semiHidden="1" w:qFormat="1"/>
    <w:lsdException w:name="List Continue 4" w:semiHidden="1" w:qFormat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 w:qFormat="1"/>
    <w:lsdException w:name="Body Text 3" w:semiHidden="1" w:qFormat="1"/>
    <w:lsdException w:name="Body Text Indent 2" w:semiHidden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qFormat="1"/>
    <w:lsdException w:name="Strong" w:qFormat="1"/>
    <w:lsdException w:name="Emphasis" w:qFormat="1"/>
    <w:lsdException w:name="Document Map" w:semiHidden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/>
    <w:lsdException w:name="HTML Cite" w:semiHidden="1" w:qFormat="1"/>
    <w:lsdException w:name="HTML Code" w:semiHidden="1" w:uiPriority="99" w:qFormat="1"/>
    <w:lsdException w:name="HTML Definition" w:semiHidden="1" w:qFormat="1"/>
    <w:lsdException w:name="HTML Keyboard" w:semiHidden="1" w:qFormat="1"/>
    <w:lsdException w:name="HTML Preformatted" w:semiHidden="1" w:uiPriority="99" w:unhideWhenUsed="1" w:qFormat="1"/>
    <w:lsdException w:name="HTML Sample" w:semiHidden="1" w:qFormat="1"/>
    <w:lsdException w:name="HTML Typewriter" w:semiHidden="1" w:qFormat="1"/>
    <w:lsdException w:name="HTML Variable" w:semiHidden="1" w:unhideWhenUsed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75237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eastAsia="微软雅黑" w:hAnsi="微软雅黑" w:cs="微软雅黑"/>
    </w:rPr>
  </w:style>
  <w:style w:type="paragraph" w:styleId="1">
    <w:name w:val="heading 1"/>
    <w:basedOn w:val="a1"/>
    <w:next w:val="2"/>
    <w:link w:val="10"/>
    <w:qFormat/>
    <w:pPr>
      <w:keepNext/>
      <w:numPr>
        <w:numId w:val="1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styleId="2">
    <w:name w:val="heading 2"/>
    <w:basedOn w:val="a1"/>
    <w:next w:val="30"/>
    <w:link w:val="20"/>
    <w:qFormat/>
    <w:pPr>
      <w:keepNext/>
      <w:keepLines/>
      <w:numPr>
        <w:ilvl w:val="1"/>
        <w:numId w:val="1"/>
      </w:numPr>
      <w:spacing w:before="600"/>
      <w:outlineLvl w:val="1"/>
    </w:pPr>
    <w:rPr>
      <w:rFonts w:ascii="Huawei Sans" w:eastAsia="方正兰亭黑简体" w:hAnsi="Huawei Sans" w:cs="Book Antiqua"/>
      <w:bCs/>
      <w:sz w:val="36"/>
      <w:szCs w:val="36"/>
      <w:lang w:eastAsia="en-US"/>
    </w:rPr>
  </w:style>
  <w:style w:type="paragraph" w:styleId="30">
    <w:name w:val="heading 3"/>
    <w:basedOn w:val="a1"/>
    <w:next w:val="a1"/>
    <w:link w:val="31"/>
    <w:qFormat/>
    <w:rsid w:val="000C1B41"/>
    <w:pPr>
      <w:keepNext/>
      <w:keepLines/>
      <w:numPr>
        <w:numId w:val="90"/>
      </w:numPr>
      <w:spacing w:before="200"/>
      <w:ind w:left="567" w:hanging="567"/>
      <w:outlineLvl w:val="2"/>
    </w:pPr>
    <w:rPr>
      <w:rFonts w:ascii="Huawei Sans" w:hAnsi="Huawei Sans" w:cs="Times New Roman"/>
      <w:sz w:val="32"/>
      <w:szCs w:val="32"/>
    </w:rPr>
  </w:style>
  <w:style w:type="paragraph" w:styleId="4">
    <w:name w:val="heading 4"/>
    <w:basedOn w:val="a1"/>
    <w:next w:val="5"/>
    <w:link w:val="41"/>
    <w:qFormat/>
    <w:pPr>
      <w:keepNext/>
      <w:keepLines/>
      <w:numPr>
        <w:ilvl w:val="3"/>
        <w:numId w:val="1"/>
      </w:numPr>
      <w:outlineLvl w:val="3"/>
    </w:pPr>
    <w:rPr>
      <w:rFonts w:ascii="Huawei Sans" w:eastAsia="方正兰亭黑简体" w:hAnsi="Huawei Sans" w:hint="eastAsia"/>
      <w:sz w:val="28"/>
      <w:szCs w:val="28"/>
    </w:rPr>
  </w:style>
  <w:style w:type="paragraph" w:styleId="5">
    <w:name w:val="heading 5"/>
    <w:basedOn w:val="a1"/>
    <w:next w:val="a1"/>
    <w:link w:val="52"/>
    <w:qFormat/>
    <w:pPr>
      <w:keepNext/>
      <w:keepLines/>
      <w:numPr>
        <w:ilvl w:val="4"/>
        <w:numId w:val="1"/>
      </w:numPr>
      <w:outlineLvl w:val="4"/>
    </w:pPr>
    <w:rPr>
      <w:rFonts w:ascii="Huawei Sans" w:eastAsia="方正兰亭黑简体" w:hAnsi="Huawei Sans" w:hint="eastAsia"/>
      <w:sz w:val="24"/>
      <w:szCs w:val="24"/>
    </w:rPr>
  </w:style>
  <w:style w:type="paragraph" w:styleId="6">
    <w:name w:val="heading 6"/>
    <w:basedOn w:val="a1"/>
    <w:next w:val="a1"/>
    <w:link w:val="60"/>
    <w:semiHidden/>
    <w:qFormat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link w:val="70"/>
    <w:qFormat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link w:val="8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0"/>
    <w:next w:val="a1"/>
    <w:link w:val="91"/>
    <w:pPr>
      <w:numPr>
        <w:numId w:val="0"/>
      </w:numPr>
      <w:topLinePunct w:val="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宋体" w:hAnsi="Courier New" w:cs="Courier New"/>
      <w:kern w:val="2"/>
      <w:sz w:val="24"/>
      <w:szCs w:val="24"/>
    </w:rPr>
  </w:style>
  <w:style w:type="paragraph" w:styleId="32">
    <w:name w:val="List 3"/>
    <w:basedOn w:val="a1"/>
    <w:semiHidden/>
    <w:qFormat/>
    <w:pPr>
      <w:ind w:leftChars="400" w:left="100" w:hangingChars="200" w:hanging="200"/>
    </w:pPr>
  </w:style>
  <w:style w:type="paragraph" w:styleId="TOC7">
    <w:name w:val="toc 7"/>
    <w:basedOn w:val="a1"/>
    <w:next w:val="a1"/>
    <w:uiPriority w:val="39"/>
    <w:qFormat/>
    <w:pPr>
      <w:ind w:left="2520"/>
    </w:pPr>
    <w:rPr>
      <w:rFonts w:ascii="Huawei Sans" w:eastAsia="方正兰亭黑简体" w:hAnsi="Huawei Sans"/>
      <w:sz w:val="24"/>
    </w:rPr>
  </w:style>
  <w:style w:type="paragraph" w:styleId="21">
    <w:name w:val="List Number 2"/>
    <w:basedOn w:val="a1"/>
    <w:semiHidden/>
    <w:qFormat/>
    <w:pPr>
      <w:tabs>
        <w:tab w:val="left" w:pos="432"/>
      </w:tabs>
      <w:ind w:left="432" w:hanging="432"/>
    </w:pPr>
  </w:style>
  <w:style w:type="paragraph" w:styleId="a7">
    <w:name w:val="table of authorities"/>
    <w:basedOn w:val="a1"/>
    <w:next w:val="a1"/>
    <w:semiHidden/>
    <w:qFormat/>
    <w:pPr>
      <w:ind w:left="420"/>
    </w:pPr>
  </w:style>
  <w:style w:type="paragraph" w:styleId="a8">
    <w:name w:val="Note Heading"/>
    <w:basedOn w:val="a1"/>
    <w:next w:val="a1"/>
    <w:link w:val="a9"/>
    <w:semiHidden/>
    <w:pPr>
      <w:jc w:val="center"/>
    </w:pPr>
  </w:style>
  <w:style w:type="paragraph" w:styleId="42">
    <w:name w:val="List Bullet 4"/>
    <w:basedOn w:val="a1"/>
    <w:semiHidden/>
    <w:pPr>
      <w:tabs>
        <w:tab w:val="left" w:pos="432"/>
      </w:tabs>
      <w:ind w:left="432" w:hanging="432"/>
    </w:pPr>
  </w:style>
  <w:style w:type="paragraph" w:styleId="81">
    <w:name w:val="index 8"/>
    <w:basedOn w:val="a1"/>
    <w:next w:val="a1"/>
    <w:semiHidden/>
    <w:qFormat/>
    <w:pPr>
      <w:ind w:left="1680" w:hanging="210"/>
    </w:pPr>
  </w:style>
  <w:style w:type="paragraph" w:styleId="aa">
    <w:name w:val="E-mail Signature"/>
    <w:basedOn w:val="a1"/>
    <w:link w:val="ab"/>
    <w:semiHidden/>
    <w:qFormat/>
  </w:style>
  <w:style w:type="paragraph" w:styleId="a0">
    <w:name w:val="List Number"/>
    <w:basedOn w:val="a1"/>
    <w:semiHidden/>
    <w:pPr>
      <w:numPr>
        <w:numId w:val="2"/>
      </w:numPr>
    </w:pPr>
  </w:style>
  <w:style w:type="paragraph" w:styleId="ac">
    <w:name w:val="Normal Indent"/>
    <w:basedOn w:val="a1"/>
    <w:semiHidden/>
    <w:pPr>
      <w:ind w:firstLineChars="200" w:firstLine="420"/>
    </w:pPr>
  </w:style>
  <w:style w:type="paragraph" w:styleId="ad">
    <w:name w:val="caption"/>
    <w:basedOn w:val="a1"/>
    <w:next w:val="a1"/>
    <w:semiHidden/>
    <w:qFormat/>
    <w:pPr>
      <w:spacing w:before="152"/>
    </w:pPr>
    <w:rPr>
      <w:rFonts w:ascii="Arial" w:eastAsia="黑体" w:hAnsi="Arial"/>
    </w:rPr>
  </w:style>
  <w:style w:type="paragraph" w:styleId="53">
    <w:name w:val="index 5"/>
    <w:basedOn w:val="a1"/>
    <w:next w:val="a1"/>
    <w:semiHidden/>
    <w:qFormat/>
    <w:pPr>
      <w:ind w:left="1050" w:hanging="210"/>
    </w:pPr>
  </w:style>
  <w:style w:type="paragraph" w:styleId="ae">
    <w:name w:val="List Bullet"/>
    <w:basedOn w:val="a1"/>
    <w:semiHidden/>
    <w:qFormat/>
    <w:pPr>
      <w:tabs>
        <w:tab w:val="left" w:pos="432"/>
      </w:tabs>
      <w:ind w:left="432" w:hanging="432"/>
    </w:pPr>
  </w:style>
  <w:style w:type="paragraph" w:styleId="af">
    <w:name w:val="envelope address"/>
    <w:basedOn w:val="a1"/>
    <w:semiHidden/>
    <w:qFormat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0">
    <w:name w:val="Document Map"/>
    <w:basedOn w:val="a1"/>
    <w:link w:val="af1"/>
    <w:semiHidden/>
    <w:pPr>
      <w:shd w:val="clear" w:color="auto" w:fill="000080"/>
    </w:pPr>
  </w:style>
  <w:style w:type="paragraph" w:styleId="af2">
    <w:name w:val="toa heading"/>
    <w:basedOn w:val="a1"/>
    <w:next w:val="a1"/>
    <w:semiHidden/>
    <w:qFormat/>
    <w:pPr>
      <w:spacing w:before="120"/>
    </w:pPr>
    <w:rPr>
      <w:rFonts w:ascii="Arial" w:hAnsi="Arial"/>
    </w:rPr>
  </w:style>
  <w:style w:type="paragraph" w:styleId="af3">
    <w:name w:val="annotation text"/>
    <w:basedOn w:val="a1"/>
    <w:link w:val="af4"/>
    <w:semiHidden/>
    <w:qFormat/>
  </w:style>
  <w:style w:type="paragraph" w:styleId="61">
    <w:name w:val="index 6"/>
    <w:basedOn w:val="a1"/>
    <w:next w:val="a1"/>
    <w:semiHidden/>
    <w:pPr>
      <w:ind w:left="1260" w:hanging="210"/>
    </w:pPr>
  </w:style>
  <w:style w:type="paragraph" w:styleId="af5">
    <w:name w:val="Salutation"/>
    <w:basedOn w:val="a1"/>
    <w:next w:val="a1"/>
    <w:link w:val="af6"/>
    <w:semiHidden/>
  </w:style>
  <w:style w:type="paragraph" w:styleId="33">
    <w:name w:val="Body Text 3"/>
    <w:basedOn w:val="a1"/>
    <w:link w:val="34"/>
    <w:semiHidden/>
    <w:qFormat/>
    <w:pPr>
      <w:spacing w:after="120"/>
    </w:pPr>
    <w:rPr>
      <w:sz w:val="16"/>
      <w:szCs w:val="16"/>
    </w:rPr>
  </w:style>
  <w:style w:type="paragraph" w:styleId="af7">
    <w:name w:val="Closing"/>
    <w:basedOn w:val="a1"/>
    <w:link w:val="af8"/>
    <w:semiHidden/>
    <w:pPr>
      <w:ind w:leftChars="2100" w:left="100"/>
    </w:pPr>
  </w:style>
  <w:style w:type="paragraph" w:styleId="35">
    <w:name w:val="List Bullet 3"/>
    <w:basedOn w:val="a1"/>
    <w:semiHidden/>
    <w:pPr>
      <w:tabs>
        <w:tab w:val="left" w:pos="432"/>
      </w:tabs>
      <w:ind w:left="432" w:hanging="432"/>
    </w:pPr>
  </w:style>
  <w:style w:type="paragraph" w:styleId="af9">
    <w:name w:val="Body Text"/>
    <w:basedOn w:val="a1"/>
    <w:link w:val="afa"/>
    <w:semiHidden/>
    <w:pPr>
      <w:spacing w:after="120"/>
    </w:pPr>
  </w:style>
  <w:style w:type="paragraph" w:styleId="afb">
    <w:name w:val="Body Text Indent"/>
    <w:basedOn w:val="a1"/>
    <w:link w:val="afc"/>
    <w:semiHidden/>
    <w:qFormat/>
    <w:pPr>
      <w:spacing w:after="120"/>
      <w:ind w:leftChars="200" w:left="420"/>
    </w:pPr>
  </w:style>
  <w:style w:type="paragraph" w:styleId="36">
    <w:name w:val="List Number 3"/>
    <w:basedOn w:val="a1"/>
    <w:semiHidden/>
    <w:qFormat/>
    <w:pPr>
      <w:tabs>
        <w:tab w:val="left" w:pos="432"/>
      </w:tabs>
      <w:ind w:left="432" w:hanging="432"/>
    </w:pPr>
  </w:style>
  <w:style w:type="paragraph" w:styleId="22">
    <w:name w:val="List 2"/>
    <w:basedOn w:val="a1"/>
    <w:semiHidden/>
    <w:qFormat/>
    <w:pPr>
      <w:ind w:leftChars="200" w:left="100" w:hangingChars="200" w:hanging="200"/>
    </w:pPr>
  </w:style>
  <w:style w:type="paragraph" w:styleId="afd">
    <w:name w:val="List Continue"/>
    <w:basedOn w:val="a1"/>
    <w:semiHidden/>
    <w:qFormat/>
    <w:pPr>
      <w:spacing w:after="120"/>
      <w:ind w:leftChars="200" w:left="420"/>
    </w:pPr>
  </w:style>
  <w:style w:type="paragraph" w:styleId="afe">
    <w:name w:val="Block Text"/>
    <w:basedOn w:val="a1"/>
    <w:semiHidden/>
    <w:qFormat/>
    <w:pPr>
      <w:spacing w:after="120"/>
      <w:ind w:leftChars="700" w:left="1440" w:rightChars="700" w:right="1440"/>
    </w:pPr>
  </w:style>
  <w:style w:type="paragraph" w:styleId="23">
    <w:name w:val="List Bullet 2"/>
    <w:basedOn w:val="a1"/>
    <w:semiHidden/>
    <w:qFormat/>
    <w:pPr>
      <w:tabs>
        <w:tab w:val="left" w:pos="432"/>
      </w:tabs>
      <w:ind w:left="432" w:hanging="432"/>
    </w:pPr>
  </w:style>
  <w:style w:type="paragraph" w:styleId="HTML">
    <w:name w:val="HTML Address"/>
    <w:basedOn w:val="a1"/>
    <w:link w:val="HTML0"/>
    <w:semiHidden/>
    <w:rPr>
      <w:i/>
      <w:iCs/>
    </w:rPr>
  </w:style>
  <w:style w:type="paragraph" w:styleId="43">
    <w:name w:val="index 4"/>
    <w:basedOn w:val="a1"/>
    <w:next w:val="a1"/>
    <w:semiHidden/>
    <w:qFormat/>
    <w:pPr>
      <w:ind w:left="1260"/>
    </w:pPr>
  </w:style>
  <w:style w:type="paragraph" w:styleId="TOC5">
    <w:name w:val="toc 5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3">
    <w:name w:val="toc 3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aff">
    <w:name w:val="Plain Text"/>
    <w:basedOn w:val="a1"/>
    <w:link w:val="aff0"/>
    <w:semiHidden/>
    <w:rPr>
      <w:rFonts w:ascii="宋体" w:hAnsi="Courier New" w:cs="Courier New"/>
    </w:rPr>
  </w:style>
  <w:style w:type="paragraph" w:styleId="51">
    <w:name w:val="List Bullet 5"/>
    <w:basedOn w:val="a1"/>
    <w:semiHidden/>
    <w:qFormat/>
    <w:pPr>
      <w:numPr>
        <w:numId w:val="3"/>
      </w:numPr>
    </w:pPr>
  </w:style>
  <w:style w:type="paragraph" w:styleId="40">
    <w:name w:val="List Number 4"/>
    <w:basedOn w:val="a1"/>
    <w:semiHidden/>
    <w:qFormat/>
    <w:pPr>
      <w:numPr>
        <w:numId w:val="4"/>
      </w:numPr>
    </w:pPr>
  </w:style>
  <w:style w:type="paragraph" w:styleId="TOC8">
    <w:name w:val="toc 8"/>
    <w:basedOn w:val="a1"/>
    <w:next w:val="a1"/>
    <w:uiPriority w:val="39"/>
    <w:qFormat/>
    <w:pPr>
      <w:ind w:left="2940"/>
    </w:pPr>
    <w:rPr>
      <w:sz w:val="24"/>
    </w:rPr>
  </w:style>
  <w:style w:type="paragraph" w:styleId="37">
    <w:name w:val="index 3"/>
    <w:basedOn w:val="a1"/>
    <w:next w:val="a1"/>
    <w:semiHidden/>
    <w:pPr>
      <w:ind w:leftChars="400" w:left="400"/>
    </w:pPr>
    <w:rPr>
      <w:sz w:val="24"/>
    </w:rPr>
  </w:style>
  <w:style w:type="paragraph" w:styleId="aff1">
    <w:name w:val="Date"/>
    <w:basedOn w:val="a1"/>
    <w:next w:val="a1"/>
    <w:link w:val="aff2"/>
    <w:semiHidden/>
    <w:qFormat/>
    <w:pPr>
      <w:ind w:leftChars="2500" w:left="100"/>
    </w:pPr>
  </w:style>
  <w:style w:type="paragraph" w:styleId="24">
    <w:name w:val="Body Text Indent 2"/>
    <w:basedOn w:val="a1"/>
    <w:link w:val="25"/>
    <w:semiHidden/>
    <w:pPr>
      <w:spacing w:after="120" w:line="480" w:lineRule="auto"/>
      <w:ind w:leftChars="200" w:left="420"/>
    </w:pPr>
  </w:style>
  <w:style w:type="paragraph" w:styleId="aff3">
    <w:name w:val="endnote text"/>
    <w:basedOn w:val="a1"/>
    <w:link w:val="aff4"/>
    <w:semiHidden/>
    <w:qFormat/>
  </w:style>
  <w:style w:type="paragraph" w:styleId="54">
    <w:name w:val="List Continue 5"/>
    <w:basedOn w:val="a1"/>
    <w:semiHidden/>
    <w:pPr>
      <w:spacing w:after="120"/>
      <w:ind w:leftChars="1000" w:left="2100"/>
    </w:pPr>
  </w:style>
  <w:style w:type="paragraph" w:styleId="aff5">
    <w:name w:val="Balloon Text"/>
    <w:basedOn w:val="a1"/>
    <w:link w:val="aff6"/>
    <w:semiHidden/>
    <w:rPr>
      <w:sz w:val="18"/>
      <w:szCs w:val="18"/>
    </w:rPr>
  </w:style>
  <w:style w:type="paragraph" w:styleId="aff7">
    <w:name w:val="footer"/>
    <w:basedOn w:val="HeadingLeft"/>
    <w:link w:val="aff8"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HeadingLeft">
    <w:name w:val="Heading Left"/>
    <w:basedOn w:val="a1"/>
    <w:qFormat/>
    <w:pPr>
      <w:spacing w:before="0" w:after="0"/>
      <w:ind w:left="0"/>
    </w:pPr>
  </w:style>
  <w:style w:type="paragraph" w:styleId="aff9">
    <w:name w:val="envelope return"/>
    <w:basedOn w:val="a1"/>
    <w:semiHidden/>
    <w:qFormat/>
    <w:rPr>
      <w:rFonts w:ascii="Arial" w:hAnsi="Arial"/>
    </w:rPr>
  </w:style>
  <w:style w:type="paragraph" w:styleId="affa">
    <w:name w:val="header"/>
    <w:basedOn w:val="a1"/>
    <w:link w:val="affb"/>
    <w:semiHidden/>
    <w:qFormat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Theme="minorHAnsi" w:eastAsiaTheme="minorEastAsia" w:hAnsiTheme="minorHAnsi" w:cs="Arial"/>
      <w:kern w:val="2"/>
      <w:sz w:val="2"/>
      <w:szCs w:val="2"/>
    </w:rPr>
  </w:style>
  <w:style w:type="paragraph" w:styleId="affc">
    <w:name w:val="Signature"/>
    <w:basedOn w:val="a1"/>
    <w:link w:val="affd"/>
    <w:semiHidden/>
    <w:pPr>
      <w:ind w:leftChars="2100" w:left="100"/>
    </w:pPr>
  </w:style>
  <w:style w:type="paragraph" w:styleId="TOC1">
    <w:name w:val="toc 1"/>
    <w:basedOn w:val="a1"/>
    <w:next w:val="a1"/>
    <w:uiPriority w:val="39"/>
    <w:qFormat/>
    <w:pPr>
      <w:ind w:left="0"/>
    </w:pPr>
    <w:rPr>
      <w:rFonts w:ascii="Huawei Sans" w:eastAsia="方正兰亭黑简体" w:hAnsi="Huawei Sans" w:cs="Book Antiqua"/>
      <w:b/>
      <w:bCs/>
      <w:sz w:val="24"/>
      <w:szCs w:val="24"/>
    </w:rPr>
  </w:style>
  <w:style w:type="paragraph" w:styleId="44">
    <w:name w:val="List Continue 4"/>
    <w:basedOn w:val="a1"/>
    <w:semiHidden/>
    <w:qFormat/>
    <w:pPr>
      <w:spacing w:after="120"/>
      <w:ind w:leftChars="800" w:left="1680"/>
    </w:pPr>
  </w:style>
  <w:style w:type="paragraph" w:styleId="TOC4">
    <w:name w:val="toc 4"/>
    <w:basedOn w:val="a1"/>
    <w:next w:val="a1"/>
    <w:uiPriority w:val="39"/>
    <w:pPr>
      <w:ind w:left="0"/>
    </w:pPr>
    <w:rPr>
      <w:rFonts w:ascii="Huawei Sans" w:eastAsia="方正兰亭黑简体" w:hAnsi="Huawei Sans"/>
    </w:rPr>
  </w:style>
  <w:style w:type="paragraph" w:styleId="affe">
    <w:name w:val="index heading"/>
    <w:basedOn w:val="a1"/>
    <w:next w:val="11"/>
    <w:semiHidden/>
    <w:rPr>
      <w:rFonts w:ascii="Arial" w:hAnsi="Arial"/>
      <w:b/>
      <w:bCs/>
    </w:rPr>
  </w:style>
  <w:style w:type="paragraph" w:styleId="11">
    <w:name w:val="index 1"/>
    <w:basedOn w:val="a1"/>
    <w:next w:val="a1"/>
    <w:semiHidden/>
    <w:qFormat/>
    <w:rPr>
      <w:sz w:val="24"/>
    </w:rPr>
  </w:style>
  <w:style w:type="paragraph" w:styleId="afff">
    <w:name w:val="Subtitle"/>
    <w:basedOn w:val="a1"/>
    <w:link w:val="afff0"/>
    <w:qFormat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55">
    <w:name w:val="List Number 5"/>
    <w:basedOn w:val="a1"/>
    <w:semiHidden/>
    <w:qFormat/>
    <w:pPr>
      <w:ind w:left="0"/>
    </w:pPr>
  </w:style>
  <w:style w:type="paragraph" w:styleId="afff1">
    <w:name w:val="List"/>
    <w:basedOn w:val="a1"/>
    <w:semiHidden/>
    <w:qFormat/>
    <w:pPr>
      <w:ind w:left="200" w:hangingChars="200" w:hanging="200"/>
    </w:pPr>
  </w:style>
  <w:style w:type="paragraph" w:styleId="afff2">
    <w:name w:val="footnote text"/>
    <w:basedOn w:val="a1"/>
    <w:link w:val="afff3"/>
    <w:uiPriority w:val="99"/>
    <w:qFormat/>
    <w:rPr>
      <w:sz w:val="18"/>
      <w:szCs w:val="18"/>
    </w:rPr>
  </w:style>
  <w:style w:type="paragraph" w:styleId="TOC6">
    <w:name w:val="toc 6"/>
    <w:basedOn w:val="a1"/>
    <w:next w:val="a1"/>
    <w:uiPriority w:val="39"/>
    <w:pPr>
      <w:ind w:left="2100"/>
    </w:pPr>
    <w:rPr>
      <w:rFonts w:ascii="Huawei Sans" w:eastAsia="方正兰亭黑简体" w:hAnsi="Huawei Sans"/>
      <w:sz w:val="24"/>
    </w:rPr>
  </w:style>
  <w:style w:type="paragraph" w:styleId="56">
    <w:name w:val="List 5"/>
    <w:basedOn w:val="a1"/>
    <w:semiHidden/>
    <w:qFormat/>
    <w:pPr>
      <w:ind w:leftChars="800" w:left="100" w:hangingChars="200" w:hanging="200"/>
    </w:pPr>
  </w:style>
  <w:style w:type="paragraph" w:styleId="38">
    <w:name w:val="Body Text Indent 3"/>
    <w:basedOn w:val="a1"/>
    <w:link w:val="39"/>
    <w:semiHidden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1"/>
    <w:next w:val="a1"/>
    <w:semiHidden/>
    <w:pPr>
      <w:ind w:left="1470" w:hanging="210"/>
    </w:pPr>
  </w:style>
  <w:style w:type="paragraph" w:styleId="92">
    <w:name w:val="index 9"/>
    <w:basedOn w:val="a1"/>
    <w:next w:val="a1"/>
    <w:semiHidden/>
    <w:qFormat/>
    <w:pPr>
      <w:ind w:left="1890" w:hanging="210"/>
    </w:pPr>
  </w:style>
  <w:style w:type="paragraph" w:styleId="afff4">
    <w:name w:val="table of figures"/>
    <w:basedOn w:val="a1"/>
    <w:next w:val="a1"/>
    <w:semiHidden/>
    <w:pPr>
      <w:spacing w:afterLines="50"/>
      <w:ind w:leftChars="300" w:left="300"/>
    </w:pPr>
  </w:style>
  <w:style w:type="paragraph" w:styleId="TOC2">
    <w:name w:val="toc 2"/>
    <w:basedOn w:val="a1"/>
    <w:next w:val="a1"/>
    <w:uiPriority w:val="39"/>
    <w:qFormat/>
    <w:pPr>
      <w:ind w:left="0"/>
    </w:pPr>
    <w:rPr>
      <w:rFonts w:ascii="Huawei Sans" w:eastAsia="方正兰亭黑简体" w:hAnsi="Huawei Sans"/>
    </w:rPr>
  </w:style>
  <w:style w:type="paragraph" w:styleId="TOC9">
    <w:name w:val="toc 9"/>
    <w:basedOn w:val="a1"/>
    <w:next w:val="a1"/>
    <w:uiPriority w:val="39"/>
    <w:qFormat/>
    <w:pPr>
      <w:ind w:left="3360"/>
    </w:pPr>
    <w:rPr>
      <w:sz w:val="24"/>
    </w:rPr>
  </w:style>
  <w:style w:type="paragraph" w:styleId="26">
    <w:name w:val="Body Text 2"/>
    <w:basedOn w:val="a1"/>
    <w:link w:val="27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Chars="600" w:left="100" w:hangingChars="200" w:hanging="200"/>
    </w:pPr>
  </w:style>
  <w:style w:type="paragraph" w:styleId="28">
    <w:name w:val="List Continue 2"/>
    <w:basedOn w:val="a1"/>
    <w:semiHidden/>
    <w:pPr>
      <w:spacing w:after="120"/>
      <w:ind w:leftChars="400" w:left="840"/>
    </w:pPr>
  </w:style>
  <w:style w:type="paragraph" w:styleId="afff5">
    <w:name w:val="Message Header"/>
    <w:basedOn w:val="a1"/>
    <w:link w:val="afff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HTML1">
    <w:name w:val="HTML Preformatted"/>
    <w:basedOn w:val="a1"/>
    <w:link w:val="HTML2"/>
    <w:uiPriority w:val="99"/>
    <w:semiHidden/>
    <w:qFormat/>
    <w:rPr>
      <w:rFonts w:ascii="Courier New" w:hAnsi="Courier New" w:cs="Courier New"/>
    </w:rPr>
  </w:style>
  <w:style w:type="paragraph" w:styleId="afff7">
    <w:name w:val="Normal (Web)"/>
    <w:basedOn w:val="a1"/>
    <w:uiPriority w:val="99"/>
    <w:semiHidden/>
    <w:qFormat/>
    <w:rPr>
      <w:rFonts w:cs="Times New Roman"/>
    </w:rPr>
  </w:style>
  <w:style w:type="paragraph" w:styleId="3a">
    <w:name w:val="List Continue 3"/>
    <w:basedOn w:val="a1"/>
    <w:semiHidden/>
    <w:qFormat/>
    <w:pPr>
      <w:spacing w:after="120"/>
      <w:ind w:leftChars="600" w:left="1260"/>
    </w:pPr>
  </w:style>
  <w:style w:type="paragraph" w:styleId="29">
    <w:name w:val="index 2"/>
    <w:basedOn w:val="a1"/>
    <w:next w:val="a1"/>
    <w:semiHidden/>
    <w:qFormat/>
    <w:pPr>
      <w:ind w:leftChars="200" w:left="200"/>
    </w:pPr>
    <w:rPr>
      <w:sz w:val="24"/>
    </w:rPr>
  </w:style>
  <w:style w:type="paragraph" w:styleId="afff8">
    <w:name w:val="Title"/>
    <w:basedOn w:val="a1"/>
    <w:link w:val="afff9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afffa">
    <w:name w:val="annotation subject"/>
    <w:basedOn w:val="af3"/>
    <w:next w:val="af3"/>
    <w:link w:val="afffb"/>
    <w:semiHidden/>
    <w:qFormat/>
    <w:rPr>
      <w:b/>
      <w:bCs/>
    </w:rPr>
  </w:style>
  <w:style w:type="paragraph" w:styleId="afffc">
    <w:name w:val="Body Text First Indent"/>
    <w:basedOn w:val="af9"/>
    <w:link w:val="afffd"/>
    <w:semiHidden/>
    <w:pPr>
      <w:ind w:firstLineChars="100" w:firstLine="420"/>
    </w:pPr>
  </w:style>
  <w:style w:type="paragraph" w:styleId="2a">
    <w:name w:val="Body Text First Indent 2"/>
    <w:basedOn w:val="afb"/>
    <w:link w:val="2b"/>
    <w:semiHidden/>
    <w:pPr>
      <w:ind w:firstLineChars="200" w:firstLine="420"/>
    </w:pPr>
  </w:style>
  <w:style w:type="table" w:styleId="afffe">
    <w:name w:val="Table Grid"/>
    <w:basedOn w:val="a3"/>
    <w:qFormat/>
    <w:pPr>
      <w:widowControl w:val="0"/>
      <w:adjustRightInd w:val="0"/>
      <w:snapToGrid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f">
    <w:name w:val="Table Theme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olorful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0">
    <w:name w:val="Table Elegant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c">
    <w:name w:val="Table Classic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d">
    <w:name w:val="Table Simple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3D effects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List 3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1">
    <w:name w:val="Table Contemporary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Columns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1">
    <w:name w:val="Table Grid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2">
    <w:name w:val="Table Web 3"/>
    <w:basedOn w:val="a3"/>
    <w:semiHidden/>
    <w:qFormat/>
    <w:pPr>
      <w:adjustRightInd w:val="0"/>
      <w:snapToGrid w:val="0"/>
      <w:spacing w:before="160" w:after="160" w:line="240" w:lineRule="atLeast"/>
      <w:ind w:left="1701"/>
    </w:pPr>
    <w:rPr>
      <w:rFonts w:ascii="Times New Roman" w:eastAsia="宋体" w:hAnsi="Times New Roman" w:cs="Times New Roma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2">
    <w:name w:val="Table Professional"/>
    <w:basedOn w:val="a3"/>
    <w:semiHidden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2-5">
    <w:name w:val="Medium Shading 2 Accent 5"/>
    <w:basedOn w:val="a3"/>
    <w:uiPriority w:val="64"/>
    <w:qFormat/>
    <w:rPr>
      <w:sz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ff3">
    <w:name w:val="Strong"/>
    <w:basedOn w:val="a2"/>
    <w:qFormat/>
    <w:rPr>
      <w:b/>
      <w:bCs/>
    </w:rPr>
  </w:style>
  <w:style w:type="character" w:styleId="affff4">
    <w:name w:val="endnote reference"/>
    <w:basedOn w:val="a2"/>
    <w:semiHidden/>
    <w:qFormat/>
    <w:rPr>
      <w:vertAlign w:val="superscript"/>
    </w:rPr>
  </w:style>
  <w:style w:type="character" w:styleId="affff5">
    <w:name w:val="page number"/>
    <w:basedOn w:val="a2"/>
    <w:semiHidden/>
    <w:qFormat/>
  </w:style>
  <w:style w:type="character" w:styleId="affff6">
    <w:name w:val="FollowedHyperlink"/>
    <w:semiHidden/>
    <w:qFormat/>
    <w:rPr>
      <w:color w:val="800080"/>
      <w:u w:val="none"/>
    </w:rPr>
  </w:style>
  <w:style w:type="character" w:styleId="affff7">
    <w:name w:val="Emphasis"/>
    <w:basedOn w:val="a2"/>
    <w:qFormat/>
    <w:rPr>
      <w:i/>
      <w:iCs/>
    </w:rPr>
  </w:style>
  <w:style w:type="character" w:styleId="affff8">
    <w:name w:val="line number"/>
    <w:basedOn w:val="a2"/>
    <w:semiHidden/>
    <w:qFormat/>
  </w:style>
  <w:style w:type="character" w:styleId="HTML3">
    <w:name w:val="HTML Definition"/>
    <w:basedOn w:val="a2"/>
    <w:semiHidden/>
    <w:qFormat/>
    <w:rPr>
      <w:i/>
      <w:iCs/>
    </w:rPr>
  </w:style>
  <w:style w:type="character" w:styleId="HTML4">
    <w:name w:val="HTML Typewriter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qFormat/>
  </w:style>
  <w:style w:type="character" w:styleId="HTML6">
    <w:name w:val="HTML Variable"/>
    <w:basedOn w:val="a2"/>
    <w:semiHidden/>
    <w:qFormat/>
    <w:rPr>
      <w:i/>
      <w:iCs/>
    </w:rPr>
  </w:style>
  <w:style w:type="character" w:styleId="affff9">
    <w:name w:val="Hyperlink"/>
    <w:uiPriority w:val="99"/>
    <w:qFormat/>
    <w:rPr>
      <w:color w:val="0000FF"/>
      <w:u w:val="none"/>
    </w:rPr>
  </w:style>
  <w:style w:type="character" w:styleId="HTML7">
    <w:name w:val="HTML Code"/>
    <w:basedOn w:val="a2"/>
    <w:uiPriority w:val="99"/>
    <w:semiHidden/>
    <w:qFormat/>
    <w:rPr>
      <w:rFonts w:ascii="Courier New" w:hAnsi="Courier New" w:cs="Courier New"/>
      <w:sz w:val="20"/>
      <w:szCs w:val="20"/>
    </w:rPr>
  </w:style>
  <w:style w:type="character" w:styleId="affffa">
    <w:name w:val="annotation reference"/>
    <w:basedOn w:val="a2"/>
    <w:semiHidden/>
    <w:qFormat/>
    <w:rPr>
      <w:sz w:val="21"/>
      <w:szCs w:val="21"/>
    </w:rPr>
  </w:style>
  <w:style w:type="character" w:styleId="HTML8">
    <w:name w:val="HTML Cite"/>
    <w:basedOn w:val="a2"/>
    <w:semiHidden/>
    <w:qFormat/>
    <w:rPr>
      <w:i/>
      <w:iCs/>
    </w:rPr>
  </w:style>
  <w:style w:type="character" w:styleId="affffb">
    <w:name w:val="footnote reference"/>
    <w:basedOn w:val="a2"/>
    <w:semiHidden/>
    <w:qFormat/>
    <w:rPr>
      <w:vertAlign w:val="superscript"/>
    </w:rPr>
  </w:style>
  <w:style w:type="character" w:styleId="HTML9">
    <w:name w:val="HTML Keyboard"/>
    <w:basedOn w:val="a2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basedOn w:val="a2"/>
    <w:semiHidden/>
    <w:qFormat/>
    <w:rPr>
      <w:rFonts w:ascii="Courier New" w:hAnsi="Courier New" w:cs="Courier New"/>
    </w:rPr>
  </w:style>
  <w:style w:type="character" w:customStyle="1" w:styleId="10">
    <w:name w:val="标题 1 字符"/>
    <w:basedOn w:val="a2"/>
    <w:link w:val="1"/>
    <w:uiPriority w:val="9"/>
    <w:qFormat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character" w:customStyle="1" w:styleId="20">
    <w:name w:val="标题 2 字符"/>
    <w:basedOn w:val="a2"/>
    <w:link w:val="2"/>
    <w:qFormat/>
    <w:rPr>
      <w:rFonts w:ascii="Huawei Sans" w:eastAsia="方正兰亭黑简体" w:hAnsi="Huawei Sans" w:cs="Book Antiqua"/>
      <w:bCs/>
      <w:kern w:val="0"/>
      <w:sz w:val="36"/>
      <w:szCs w:val="36"/>
      <w:lang w:eastAsia="en-US"/>
    </w:rPr>
  </w:style>
  <w:style w:type="character" w:customStyle="1" w:styleId="31">
    <w:name w:val="标题 3 字符"/>
    <w:basedOn w:val="a2"/>
    <w:link w:val="30"/>
    <w:qFormat/>
    <w:rsid w:val="000C1B41"/>
    <w:rPr>
      <w:rFonts w:ascii="Huawei Sans" w:eastAsia="微软雅黑" w:hAnsi="Huawei Sans" w:cs="Times New Roman"/>
      <w:sz w:val="32"/>
      <w:szCs w:val="32"/>
    </w:rPr>
  </w:style>
  <w:style w:type="character" w:customStyle="1" w:styleId="41">
    <w:name w:val="标题 4 字符"/>
    <w:basedOn w:val="a2"/>
    <w:link w:val="4"/>
    <w:qFormat/>
    <w:rPr>
      <w:rFonts w:ascii="Huawei Sans" w:eastAsia="方正兰亭黑简体" w:hAnsi="Huawei Sans" w:cs="微软雅黑"/>
      <w:kern w:val="0"/>
      <w:sz w:val="28"/>
      <w:szCs w:val="28"/>
    </w:rPr>
  </w:style>
  <w:style w:type="character" w:customStyle="1" w:styleId="52">
    <w:name w:val="标题 5 字符"/>
    <w:basedOn w:val="a2"/>
    <w:link w:val="5"/>
    <w:qFormat/>
    <w:rPr>
      <w:rFonts w:ascii="Huawei Sans" w:eastAsia="方正兰亭黑简体" w:hAnsi="Huawei Sans" w:cs="微软雅黑"/>
      <w:kern w:val="0"/>
      <w:sz w:val="24"/>
      <w:szCs w:val="24"/>
    </w:rPr>
  </w:style>
  <w:style w:type="paragraph" w:customStyle="1" w:styleId="Cover4">
    <w:name w:val="Cover 4"/>
    <w:basedOn w:val="Cover3"/>
    <w:qFormat/>
    <w:pPr>
      <w:spacing w:before="0" w:after="0" w:line="240" w:lineRule="auto"/>
      <w:jc w:val="both"/>
    </w:pPr>
    <w:rPr>
      <w:sz w:val="21"/>
      <w:szCs w:val="21"/>
    </w:rPr>
  </w:style>
  <w:style w:type="paragraph" w:customStyle="1" w:styleId="Cover3">
    <w:name w:val="Cover 3"/>
    <w:basedOn w:val="a1"/>
    <w:qFormat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character" w:customStyle="1" w:styleId="affb">
    <w:name w:val="页眉 字符"/>
    <w:basedOn w:val="a2"/>
    <w:link w:val="affa"/>
    <w:semiHidden/>
    <w:qFormat/>
    <w:rPr>
      <w:rFonts w:cs="Arial"/>
      <w:sz w:val="2"/>
      <w:szCs w:val="2"/>
    </w:rPr>
  </w:style>
  <w:style w:type="paragraph" w:customStyle="1" w:styleId="HeadingRight">
    <w:name w:val="Heading Right"/>
    <w:basedOn w:val="a1"/>
    <w:qFormat/>
    <w:pPr>
      <w:spacing w:before="0" w:after="0"/>
      <w:ind w:left="0"/>
      <w:jc w:val="right"/>
    </w:pPr>
  </w:style>
  <w:style w:type="paragraph" w:customStyle="1" w:styleId="ItemList">
    <w:name w:val="Item List"/>
    <w:link w:val="ItemList0"/>
    <w:qFormat/>
    <w:pPr>
      <w:numPr>
        <w:numId w:val="5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Step">
    <w:name w:val="Item Step"/>
    <w:qFormat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eastAsia="宋体" w:hAnsi="Times New Roman" w:cs="Arial"/>
      <w:sz w:val="21"/>
      <w:szCs w:val="21"/>
    </w:rPr>
  </w:style>
  <w:style w:type="paragraph" w:customStyle="1" w:styleId="TableNote">
    <w:name w:val="Table Note"/>
    <w:basedOn w:val="a1"/>
    <w:qFormat/>
    <w:rPr>
      <w:sz w:val="18"/>
      <w:szCs w:val="18"/>
    </w:rPr>
  </w:style>
  <w:style w:type="character" w:customStyle="1" w:styleId="aff8">
    <w:name w:val="页脚 字符"/>
    <w:basedOn w:val="a2"/>
    <w:link w:val="aff7"/>
    <w:uiPriority w:val="99"/>
    <w:qFormat/>
    <w:rPr>
      <w:rFonts w:ascii="微软雅黑" w:eastAsia="微软雅黑" w:hAnsi="微软雅黑" w:cs="Times New Roman"/>
      <w:b/>
      <w:bCs/>
      <w:kern w:val="0"/>
      <w:sz w:val="2"/>
      <w:szCs w:val="2"/>
    </w:rPr>
  </w:style>
  <w:style w:type="character" w:customStyle="1" w:styleId="1b">
    <w:name w:val="页眉 字符1"/>
    <w:basedOn w:val="a2"/>
    <w:uiPriority w:val="99"/>
    <w:semiHidden/>
    <w:qFormat/>
    <w:rPr>
      <w:rFonts w:ascii="微软雅黑" w:eastAsia="微软雅黑" w:hAnsi="微软雅黑" w:cs="微软雅黑"/>
      <w:kern w:val="0"/>
      <w:sz w:val="18"/>
      <w:szCs w:val="18"/>
    </w:rPr>
  </w:style>
  <w:style w:type="paragraph" w:customStyle="1" w:styleId="TableText">
    <w:name w:val="Table Text"/>
    <w:basedOn w:val="a1"/>
    <w:link w:val="TableText0"/>
    <w:qFormat/>
    <w:pPr>
      <w:widowControl w:val="0"/>
      <w:ind w:left="0"/>
    </w:pPr>
    <w:rPr>
      <w:snapToGrid w:val="0"/>
    </w:rPr>
  </w:style>
  <w:style w:type="paragraph" w:customStyle="1" w:styleId="HeadingMiddle">
    <w:name w:val="Heading Middle"/>
    <w:qFormat/>
    <w:pPr>
      <w:adjustRightInd w:val="0"/>
      <w:snapToGrid w:val="0"/>
      <w:spacing w:line="240" w:lineRule="atLeast"/>
      <w:jc w:val="center"/>
    </w:pPr>
    <w:rPr>
      <w:rFonts w:ascii="Times New Roman" w:eastAsia="宋体" w:hAnsi="Times New Roman" w:cs="Arial"/>
      <w:snapToGrid w:val="0"/>
    </w:rPr>
  </w:style>
  <w:style w:type="paragraph" w:customStyle="1" w:styleId="Contents">
    <w:name w:val="Contents"/>
    <w:basedOn w:val="a1"/>
    <w:qFormat/>
    <w:pPr>
      <w:keepNext/>
      <w:pageBreakBefore/>
      <w:pBdr>
        <w:bottom w:val="single" w:sz="12" w:space="1" w:color="auto"/>
      </w:pBdr>
      <w:spacing w:before="0" w:after="800"/>
      <w:ind w:left="0"/>
      <w:jc w:val="right"/>
    </w:pPr>
    <w:rPr>
      <w:rFonts w:ascii="Huawei Sans" w:eastAsia="方正兰亭黑简体" w:hAnsi="Huawei Sans"/>
      <w:b/>
      <w:bCs/>
      <w:sz w:val="44"/>
      <w:szCs w:val="44"/>
    </w:rPr>
  </w:style>
  <w:style w:type="paragraph" w:customStyle="1" w:styleId="Cover2">
    <w:name w:val="Cover 2"/>
    <w:qFormat/>
    <w:pPr>
      <w:adjustRightInd w:val="0"/>
      <w:snapToGrid w:val="0"/>
      <w:jc w:val="center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Text">
    <w:name w:val="Cover Text"/>
    <w:qFormat/>
    <w:pPr>
      <w:adjustRightInd w:val="0"/>
      <w:snapToGrid w:val="0"/>
      <w:spacing w:before="80" w:after="80" w:line="240" w:lineRule="atLeast"/>
      <w:jc w:val="both"/>
    </w:pPr>
    <w:rPr>
      <w:rFonts w:ascii="Arial" w:eastAsia="宋体" w:hAnsi="Arial" w:cs="Arial"/>
      <w:snapToGrid w:val="0"/>
    </w:rPr>
  </w:style>
  <w:style w:type="paragraph" w:customStyle="1" w:styleId="cover--">
    <w:name w:val="cover--"/>
    <w:basedOn w:val="a1"/>
    <w:qFormat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fc">
    <w:name w:val="图样式"/>
    <w:basedOn w:val="a1"/>
    <w:qFormat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table" w:customStyle="1" w:styleId="V50">
    <w:name w:val="实验手册V5.0专用"/>
    <w:basedOn w:val="a3"/>
    <w:uiPriority w:val="99"/>
    <w:qFormat/>
    <w:rPr>
      <w:rFonts w:ascii="Huawei Sans" w:eastAsia="方正兰亭黑简体" w:hAnsi="Huawei Sans" w:cs="Times New Roman"/>
    </w:rPr>
    <w:tblPr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1c">
    <w:name w:val="1.正文"/>
    <w:basedOn w:val="a1"/>
    <w:link w:val="1d"/>
    <w:qFormat/>
    <w:rsid w:val="001C3EAB"/>
    <w:pPr>
      <w:topLinePunct w:val="0"/>
      <w:adjustRightInd/>
      <w:ind w:left="0"/>
    </w:pPr>
    <w:rPr>
      <w:rFonts w:ascii="Huawei Sans" w:hAnsi="Huawei Sans" w:cs="Huawei Sans"/>
      <w:color w:val="000000" w:themeColor="text1"/>
      <w:sz w:val="21"/>
    </w:rPr>
  </w:style>
  <w:style w:type="character" w:customStyle="1" w:styleId="1d">
    <w:name w:val="1.正文 字符"/>
    <w:basedOn w:val="a2"/>
    <w:link w:val="1c"/>
    <w:qFormat/>
    <w:rsid w:val="001C3EAB"/>
    <w:rPr>
      <w:rFonts w:ascii="Huawei Sans" w:eastAsia="微软雅黑" w:hAnsi="Huawei Sans" w:cs="Huawei Sans"/>
      <w:color w:val="000000" w:themeColor="text1"/>
      <w:sz w:val="21"/>
    </w:rPr>
  </w:style>
  <w:style w:type="paragraph" w:customStyle="1" w:styleId="2f5">
    <w:name w:val="2.命令"/>
    <w:basedOn w:val="a1"/>
    <w:link w:val="2f6"/>
    <w:pPr>
      <w:shd w:val="clear" w:color="auto" w:fill="D9D9D9" w:themeFill="background1" w:themeFillShade="D9"/>
      <w:spacing w:before="40" w:after="40"/>
      <w:ind w:left="1021"/>
    </w:pPr>
    <w:rPr>
      <w:rFonts w:ascii="Huawei Sans" w:eastAsia="方正兰亭黑简体" w:hAnsi="Huawei Sans" w:cs="Huawei Sans"/>
      <w:color w:val="000000" w:themeColor="text1"/>
      <w:sz w:val="18"/>
      <w:szCs w:val="18"/>
    </w:rPr>
  </w:style>
  <w:style w:type="character" w:customStyle="1" w:styleId="2f6">
    <w:name w:val="2.命令 字符"/>
    <w:basedOn w:val="a2"/>
    <w:link w:val="2f5"/>
    <w:qFormat/>
    <w:rPr>
      <w:rFonts w:ascii="Huawei Sans" w:eastAsia="方正兰亭黑简体" w:hAnsi="Huawei Sans" w:cs="Huawei Sans"/>
      <w:color w:val="000000" w:themeColor="text1"/>
      <w:kern w:val="0"/>
      <w:sz w:val="18"/>
      <w:szCs w:val="18"/>
      <w:shd w:val="clear" w:color="auto" w:fill="D9D9D9" w:themeFill="background1" w:themeFillShade="D9"/>
    </w:rPr>
  </w:style>
  <w:style w:type="paragraph" w:customStyle="1" w:styleId="3">
    <w:name w:val="3.步骤"/>
    <w:basedOn w:val="a1"/>
    <w:link w:val="3f3"/>
    <w:pPr>
      <w:numPr>
        <w:ilvl w:val="5"/>
        <w:numId w:val="1"/>
      </w:numPr>
      <w:tabs>
        <w:tab w:val="left" w:pos="1701"/>
      </w:tabs>
      <w:spacing w:before="160" w:after="160"/>
      <w:outlineLvl w:val="3"/>
    </w:pPr>
    <w:rPr>
      <w:rFonts w:ascii="Huawei Sans" w:eastAsia="方正兰亭黑简体" w:hAnsi="Huawei Sans" w:cs="Huawei Sans"/>
      <w:bCs/>
      <w:color w:val="000000" w:themeColor="text1"/>
      <w:sz w:val="21"/>
      <w:szCs w:val="21"/>
    </w:rPr>
  </w:style>
  <w:style w:type="paragraph" w:customStyle="1" w:styleId="4a">
    <w:name w:val="4.任务"/>
    <w:basedOn w:val="ItemList"/>
    <w:link w:val="4b"/>
    <w:rPr>
      <w:rFonts w:ascii="Huawei Sans" w:eastAsia="方正兰亭黑简体" w:hAnsi="Huawei Sans" w:cs="微软雅黑"/>
    </w:rPr>
  </w:style>
  <w:style w:type="paragraph" w:customStyle="1" w:styleId="5a">
    <w:name w:val="5.表格文字"/>
    <w:basedOn w:val="TableText"/>
    <w:link w:val="5b"/>
    <w:qFormat/>
    <w:pPr>
      <w:autoSpaceDE w:val="0"/>
      <w:autoSpaceDN w:val="0"/>
    </w:pPr>
    <w:rPr>
      <w:rFonts w:ascii="Huawei Sans" w:eastAsia="方正兰亭黑简体" w:hAnsi="Huawei Sans"/>
    </w:rPr>
  </w:style>
  <w:style w:type="character" w:customStyle="1" w:styleId="4b">
    <w:name w:val="4.任务 字符"/>
    <w:basedOn w:val="a2"/>
    <w:link w:val="4a"/>
    <w:qFormat/>
    <w:rPr>
      <w:rFonts w:ascii="Huawei Sans" w:eastAsia="方正兰亭黑简体" w:hAnsi="Huawei Sans" w:cs="微软雅黑"/>
      <w:szCs w:val="21"/>
    </w:rPr>
  </w:style>
  <w:style w:type="character" w:customStyle="1" w:styleId="TableText0">
    <w:name w:val="Table Text 字符"/>
    <w:basedOn w:val="a2"/>
    <w:link w:val="TableText"/>
    <w:rPr>
      <w:rFonts w:ascii="微软雅黑" w:eastAsia="微软雅黑" w:hAnsi="微软雅黑" w:cs="微软雅黑"/>
      <w:snapToGrid w:val="0"/>
      <w:kern w:val="0"/>
      <w:sz w:val="20"/>
      <w:szCs w:val="20"/>
    </w:rPr>
  </w:style>
  <w:style w:type="character" w:customStyle="1" w:styleId="5b">
    <w:name w:val="5.表格文字 字符"/>
    <w:basedOn w:val="TableText0"/>
    <w:link w:val="5a"/>
    <w:qFormat/>
    <w:rPr>
      <w:rFonts w:ascii="Huawei Sans" w:eastAsia="方正兰亭黑简体" w:hAnsi="Huawei Sans" w:cs="微软雅黑"/>
      <w:snapToGrid w:val="0"/>
      <w:kern w:val="0"/>
      <w:sz w:val="20"/>
      <w:szCs w:val="20"/>
    </w:rPr>
  </w:style>
  <w:style w:type="paragraph" w:customStyle="1" w:styleId="64">
    <w:name w:val="6.前言"/>
    <w:basedOn w:val="a1"/>
    <w:link w:val="65"/>
    <w:qFormat/>
    <w:pPr>
      <w:keepNext/>
      <w:pageBreakBefore/>
      <w:pBdr>
        <w:bottom w:val="single" w:sz="12" w:space="1" w:color="auto"/>
      </w:pBdr>
      <w:spacing w:before="0" w:after="800"/>
      <w:ind w:left="0"/>
      <w:jc w:val="right"/>
      <w:outlineLvl w:val="0"/>
    </w:pPr>
    <w:rPr>
      <w:rFonts w:ascii="Huawei Sans" w:eastAsia="方正兰亭黑简体" w:hAnsi="Huawei Sans"/>
      <w:b/>
      <w:bCs/>
      <w:sz w:val="44"/>
      <w:szCs w:val="44"/>
    </w:rPr>
  </w:style>
  <w:style w:type="paragraph" w:customStyle="1" w:styleId="74">
    <w:name w:val="7.简介标题"/>
    <w:basedOn w:val="a1"/>
    <w:link w:val="75"/>
    <w:qFormat/>
    <w:rPr>
      <w:rFonts w:ascii="Huawei Sans" w:eastAsia="方正兰亭黑简体" w:hAnsi="Huawei Sans"/>
    </w:rPr>
  </w:style>
  <w:style w:type="character" w:customStyle="1" w:styleId="65">
    <w:name w:val="6.前言 字符"/>
    <w:basedOn w:val="a2"/>
    <w:link w:val="64"/>
    <w:qFormat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character" w:customStyle="1" w:styleId="75">
    <w:name w:val="7.简介标题 字符"/>
    <w:basedOn w:val="a2"/>
    <w:link w:val="74"/>
    <w:rPr>
      <w:rFonts w:ascii="Huawei Sans" w:eastAsia="方正兰亭黑简体" w:hAnsi="Huawei Sans" w:cs="微软雅黑"/>
      <w:kern w:val="0"/>
      <w:sz w:val="20"/>
      <w:szCs w:val="20"/>
    </w:rPr>
  </w:style>
  <w:style w:type="character" w:customStyle="1" w:styleId="3f3">
    <w:name w:val="3.步骤 字符"/>
    <w:basedOn w:val="a2"/>
    <w:link w:val="3"/>
    <w:qFormat/>
    <w:rPr>
      <w:rFonts w:ascii="Huawei Sans" w:eastAsia="方正兰亭黑简体" w:hAnsi="Huawei Sans" w:cs="Huawei Sans"/>
      <w:bCs/>
      <w:color w:val="000000" w:themeColor="text1"/>
      <w:kern w:val="0"/>
      <w:szCs w:val="21"/>
    </w:rPr>
  </w:style>
  <w:style w:type="paragraph" w:customStyle="1" w:styleId="50">
    <w:name w:val="5.表格标题"/>
    <w:basedOn w:val="a1"/>
    <w:link w:val="5c"/>
    <w:qFormat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paragraph" w:customStyle="1" w:styleId="9">
    <w:name w:val="9.图片标题"/>
    <w:basedOn w:val="a1"/>
    <w:link w:val="93"/>
    <w:qFormat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eastAsia="方正兰亭黑简体" w:hAnsi="Huawei Sans"/>
      <w:b/>
      <w:spacing w:val="-4"/>
      <w:sz w:val="24"/>
      <w:szCs w:val="24"/>
    </w:rPr>
  </w:style>
  <w:style w:type="character" w:customStyle="1" w:styleId="1e">
    <w:name w:val="明显参考1"/>
    <w:basedOn w:val="a2"/>
    <w:uiPriority w:val="32"/>
    <w:qFormat/>
    <w:rPr>
      <w:rFonts w:ascii="微软雅黑" w:eastAsia="微软雅黑" w:hAnsi="微软雅黑" w:cs="微软雅黑"/>
      <w:b/>
      <w:bCs/>
      <w:smallCaps/>
      <w:color w:val="4472C4" w:themeColor="accent1"/>
      <w:spacing w:val="5"/>
    </w:rPr>
  </w:style>
  <w:style w:type="paragraph" w:customStyle="1" w:styleId="Cover-">
    <w:name w:val="Cover-宋体+罗马+正文"/>
    <w:basedOn w:val="a1"/>
    <w:link w:val="Cover-Char"/>
    <w:qFormat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eastAsia="方正兰亭黑简体" w:hAnsi="HuaweiSans-Regular" w:cs="Arial"/>
      <w:sz w:val="24"/>
      <w:szCs w:val="24"/>
    </w:rPr>
  </w:style>
  <w:style w:type="character" w:customStyle="1" w:styleId="Cover-Char">
    <w:name w:val="Cover-宋体+罗马+正文 Char"/>
    <w:basedOn w:val="a2"/>
    <w:link w:val="Cover-"/>
    <w:qFormat/>
    <w:rPr>
      <w:rFonts w:ascii="HuaweiSans-Regular" w:eastAsia="方正兰亭黑简体" w:hAnsi="HuaweiSans-Regular" w:cs="Arial"/>
      <w:kern w:val="0"/>
      <w:sz w:val="24"/>
      <w:szCs w:val="24"/>
    </w:rPr>
  </w:style>
  <w:style w:type="character" w:customStyle="1" w:styleId="60">
    <w:name w:val="标题 6 字符"/>
    <w:basedOn w:val="a2"/>
    <w:link w:val="6"/>
    <w:semiHidden/>
    <w:qFormat/>
    <w:rPr>
      <w:rFonts w:ascii="Arial" w:eastAsia="黑体" w:hAnsi="Arial" w:cs="Times New Roman"/>
      <w:b/>
      <w:bCs/>
      <w:kern w:val="0"/>
      <w:sz w:val="20"/>
      <w:szCs w:val="20"/>
    </w:rPr>
  </w:style>
  <w:style w:type="character" w:customStyle="1" w:styleId="70">
    <w:name w:val="标题 7 字符"/>
    <w:basedOn w:val="a2"/>
    <w:link w:val="7"/>
    <w:qFormat/>
    <w:rPr>
      <w:rFonts w:ascii="Huawei Sans" w:eastAsia="方正兰亭黑简体" w:hAnsi="Huawei Sans" w:cs="微软雅黑"/>
      <w:b/>
      <w:kern w:val="0"/>
      <w:sz w:val="44"/>
      <w:szCs w:val="44"/>
    </w:rPr>
  </w:style>
  <w:style w:type="character" w:customStyle="1" w:styleId="80">
    <w:name w:val="标题 8 字符"/>
    <w:basedOn w:val="a2"/>
    <w:link w:val="8"/>
    <w:qFormat/>
    <w:rPr>
      <w:rFonts w:ascii="Huawei Sans" w:eastAsia="方正兰亭黑简体" w:hAnsi="Huawei Sans" w:cs="Times New Roman"/>
      <w:bCs/>
      <w:kern w:val="0"/>
      <w:sz w:val="36"/>
      <w:szCs w:val="36"/>
      <w:lang w:eastAsia="en-US"/>
    </w:rPr>
  </w:style>
  <w:style w:type="character" w:customStyle="1" w:styleId="91">
    <w:name w:val="标题 9 字符"/>
    <w:basedOn w:val="a2"/>
    <w:link w:val="90"/>
    <w:rPr>
      <w:rFonts w:ascii="Huawei Sans" w:eastAsia="方正兰亭黑简体" w:hAnsi="Huawei Sans" w:cs="Times New Roman"/>
      <w:kern w:val="0"/>
      <w:sz w:val="32"/>
      <w:szCs w:val="32"/>
    </w:rPr>
  </w:style>
  <w:style w:type="paragraph" w:customStyle="1" w:styleId="BlockLabel">
    <w:name w:val="Block Label"/>
    <w:basedOn w:val="a1"/>
    <w:next w:val="a1"/>
    <w:qFormat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1"/>
    <w:qFormat/>
    <w:pPr>
      <w:spacing w:line="240" w:lineRule="auto"/>
      <w:ind w:left="0"/>
    </w:pPr>
    <w:rPr>
      <w:rFonts w:ascii="Arial" w:eastAsia="黑体" w:hAnsi="Arial"/>
      <w:b/>
      <w:bCs/>
      <w:sz w:val="48"/>
      <w:szCs w:val="48"/>
    </w:rPr>
  </w:style>
  <w:style w:type="table" w:customStyle="1" w:styleId="TableNoFrame">
    <w:name w:val="Table No Frame"/>
    <w:basedOn w:val="afffe"/>
    <w:semiHidden/>
    <w:qFormat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1"/>
    <w:next w:val="a1"/>
    <w:qFormat/>
  </w:style>
  <w:style w:type="paragraph" w:customStyle="1" w:styleId="FigureDescription">
    <w:name w:val="Figure Description"/>
    <w:next w:val="Figure"/>
    <w:link w:val="FigureDescription0"/>
    <w:qFormat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eastAsia="黑体" w:hAnsi="Times New Roman" w:cs="Arial"/>
      <w:spacing w:val="-4"/>
      <w:kern w:val="2"/>
      <w:sz w:val="21"/>
      <w:szCs w:val="21"/>
    </w:rPr>
  </w:style>
  <w:style w:type="paragraph" w:customStyle="1" w:styleId="FigureText">
    <w:name w:val="Figure Text"/>
    <w:qFormat/>
    <w:pPr>
      <w:widowControl w:val="0"/>
      <w:adjustRightInd w:val="0"/>
      <w:snapToGrid w:val="0"/>
      <w:spacing w:line="240" w:lineRule="atLeast"/>
    </w:pPr>
    <w:rPr>
      <w:rFonts w:ascii="Times New Roman" w:eastAsia="宋体" w:hAnsi="Times New Roman" w:cs="Arial"/>
      <w:sz w:val="18"/>
      <w:szCs w:val="18"/>
      <w:lang w:eastAsia="en-US"/>
    </w:rPr>
  </w:style>
  <w:style w:type="paragraph" w:customStyle="1" w:styleId="Heading1NoNumber">
    <w:name w:val="Heading1 No Number"/>
    <w:basedOn w:val="1"/>
    <w:next w:val="a1"/>
    <w:link w:val="Heading1NoNumber0"/>
    <w:qFormat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1"/>
    <w:link w:val="Heading2NoNumber0"/>
    <w:qFormat/>
    <w:pPr>
      <w:numPr>
        <w:ilvl w:val="0"/>
        <w:numId w:val="0"/>
      </w:numPr>
    </w:pPr>
  </w:style>
  <w:style w:type="paragraph" w:customStyle="1" w:styleId="Heading3NoNumber">
    <w:name w:val="Heading3 No Number"/>
    <w:basedOn w:val="30"/>
    <w:next w:val="a1"/>
    <w:link w:val="Heading3NoNumber0"/>
    <w:qFormat/>
    <w:pPr>
      <w:numPr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1"/>
    <w:semiHidden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1"/>
    <w:pPr>
      <w:spacing w:after="560"/>
    </w:pPr>
  </w:style>
  <w:style w:type="paragraph" w:customStyle="1" w:styleId="ItemListinTable">
    <w:name w:val="Item List in Table"/>
    <w:basedOn w:val="a1"/>
    <w:qFormat/>
    <w:pPr>
      <w:numPr>
        <w:numId w:val="6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qFormat/>
    <w:pPr>
      <w:adjustRightInd w:val="0"/>
      <w:snapToGrid w:val="0"/>
      <w:spacing w:before="80" w:after="80" w:line="240" w:lineRule="atLeast"/>
      <w:ind w:left="2126"/>
    </w:pPr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ManualTitle1">
    <w:name w:val="Manual Title1"/>
    <w:semiHidden/>
    <w:qFormat/>
    <w:rPr>
      <w:rFonts w:ascii="Arial" w:eastAsia="黑体" w:hAnsi="Arial" w:cs="Times New Roman"/>
      <w:sz w:val="30"/>
      <w:lang w:eastAsia="en-US"/>
    </w:rPr>
  </w:style>
  <w:style w:type="paragraph" w:customStyle="1" w:styleId="CAUTIONHeading">
    <w:name w:val="CAUTION Heading"/>
    <w:basedOn w:val="a1"/>
    <w:qFormat/>
    <w:pPr>
      <w:keepNext/>
      <w:pBdr>
        <w:top w:val="single" w:sz="12" w:space="4" w:color="auto"/>
      </w:pBdr>
    </w:pPr>
    <w:rPr>
      <w:rFonts w:ascii="Book Antiqua" w:eastAsia="黑体" w:hAnsi="Book Antiqua"/>
      <w:bCs/>
    </w:rPr>
  </w:style>
  <w:style w:type="paragraph" w:customStyle="1" w:styleId="NotesHeadinginTable">
    <w:name w:val="Notes Heading in Table"/>
    <w:next w:val="NotesTextinTable"/>
    <w:qFormat/>
    <w:pPr>
      <w:keepNext/>
      <w:adjustRightInd w:val="0"/>
      <w:snapToGrid w:val="0"/>
      <w:spacing w:before="80" w:after="40" w:line="240" w:lineRule="atLeast"/>
    </w:pPr>
    <w:rPr>
      <w:rFonts w:ascii="Times New Roman" w:eastAsia="黑体" w:hAnsi="Times New Roman" w:cs="Arial"/>
      <w:bCs/>
      <w:kern w:val="2"/>
      <w:sz w:val="18"/>
      <w:szCs w:val="18"/>
    </w:rPr>
  </w:style>
  <w:style w:type="paragraph" w:customStyle="1" w:styleId="NotesTextinTable">
    <w:name w:val="Notes Text in Table"/>
    <w:qFormat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eastAsia="楷体_GB2312" w:hAnsi="Times New Roman" w:cs="Arial"/>
      <w:iCs/>
      <w:kern w:val="2"/>
      <w:szCs w:val="18"/>
    </w:rPr>
  </w:style>
  <w:style w:type="paragraph" w:customStyle="1" w:styleId="CAUTIONText">
    <w:name w:val="CAUTION Text"/>
    <w:basedOn w:val="a1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CAUTIONTextList">
    <w:name w:val="CAUTION Text List"/>
    <w:basedOn w:val="CAUTIONText"/>
    <w:pPr>
      <w:keepNext/>
      <w:numPr>
        <w:numId w:val="7"/>
      </w:numPr>
    </w:pPr>
  </w:style>
  <w:style w:type="paragraph" w:customStyle="1" w:styleId="1f">
    <w:name w:val="表格1"/>
    <w:basedOn w:val="TableHeading"/>
    <w:link w:val="1f0"/>
    <w:qFormat/>
    <w:pPr>
      <w:jc w:val="center"/>
    </w:pPr>
    <w:rPr>
      <w:b/>
    </w:rPr>
  </w:style>
  <w:style w:type="paragraph" w:customStyle="1" w:styleId="TableHeading">
    <w:name w:val="Table Heading"/>
    <w:basedOn w:val="a1"/>
    <w:link w:val="TableHeading0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Step">
    <w:name w:val="Step"/>
    <w:basedOn w:val="a1"/>
    <w:link w:val="Step0"/>
    <w:qFormat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1"/>
    <w:pPr>
      <w:numPr>
        <w:numId w:val="8"/>
      </w:numPr>
    </w:pPr>
  </w:style>
  <w:style w:type="paragraph" w:customStyle="1" w:styleId="SubItemListText">
    <w:name w:val="Sub Item List Text"/>
    <w:qFormat/>
    <w:pPr>
      <w:adjustRightInd w:val="0"/>
      <w:snapToGrid w:val="0"/>
      <w:spacing w:before="80" w:after="80" w:line="240" w:lineRule="atLeast"/>
      <w:ind w:left="2410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afff9">
    <w:name w:val="标题 字符"/>
    <w:basedOn w:val="a2"/>
    <w:link w:val="afff8"/>
    <w:qFormat/>
    <w:rPr>
      <w:rFonts w:ascii="Arial" w:eastAsia="微软雅黑" w:hAnsi="Arial" w:cs="微软雅黑"/>
      <w:b/>
      <w:bCs/>
      <w:kern w:val="0"/>
      <w:sz w:val="32"/>
      <w:szCs w:val="32"/>
    </w:rPr>
  </w:style>
  <w:style w:type="paragraph" w:customStyle="1" w:styleId="TableDescription">
    <w:name w:val="Table Description"/>
    <w:basedOn w:val="a1"/>
    <w:next w:val="a1"/>
    <w:link w:val="TableDescription0"/>
    <w:qFormat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erminalDisplay">
    <w:name w:val="Terminal Display"/>
    <w:pPr>
      <w:snapToGrid w:val="0"/>
      <w:spacing w:line="240" w:lineRule="atLeast"/>
      <w:ind w:left="1701"/>
    </w:pPr>
    <w:rPr>
      <w:rFonts w:ascii="Courier New" w:eastAsia="宋体" w:hAnsi="Courier New" w:cs="Courier New"/>
      <w:snapToGrid w:val="0"/>
      <w:spacing w:val="-1"/>
      <w:sz w:val="21"/>
      <w:szCs w:val="16"/>
    </w:rPr>
  </w:style>
  <w:style w:type="character" w:customStyle="1" w:styleId="af1">
    <w:name w:val="文档结构图 字符"/>
    <w:basedOn w:val="a2"/>
    <w:link w:val="af0"/>
    <w:semiHidden/>
    <w:qFormat/>
    <w:rPr>
      <w:rFonts w:ascii="微软雅黑" w:eastAsia="微软雅黑" w:hAnsi="微软雅黑" w:cs="微软雅黑"/>
      <w:kern w:val="0"/>
      <w:sz w:val="20"/>
      <w:szCs w:val="20"/>
      <w:shd w:val="clear" w:color="auto" w:fill="000080"/>
    </w:rPr>
  </w:style>
  <w:style w:type="paragraph" w:customStyle="1" w:styleId="TerminalDisplayinTable">
    <w:name w:val="Terminal Display in Table"/>
    <w:qFormat/>
    <w:pPr>
      <w:widowControl w:val="0"/>
      <w:adjustRightInd w:val="0"/>
      <w:snapToGrid w:val="0"/>
      <w:spacing w:before="80" w:after="80" w:line="240" w:lineRule="atLeast"/>
    </w:pPr>
    <w:rPr>
      <w:rFonts w:ascii="Courier New" w:eastAsia="宋体" w:hAnsi="Courier New" w:cs="Courier New"/>
      <w:snapToGrid w:val="0"/>
      <w:spacing w:val="-1"/>
      <w:sz w:val="16"/>
      <w:szCs w:val="16"/>
    </w:rPr>
  </w:style>
  <w:style w:type="paragraph" w:customStyle="1" w:styleId="CopyrightDeclaration">
    <w:name w:val="Copyright Declaration"/>
    <w:semiHidden/>
    <w:qFormat/>
    <w:pPr>
      <w:spacing w:before="80" w:after="80"/>
    </w:pPr>
    <w:rPr>
      <w:rFonts w:ascii="Arial" w:eastAsia="黑体" w:hAnsi="Arial" w:cs="Times New Roman"/>
      <w:sz w:val="36"/>
    </w:rPr>
  </w:style>
  <w:style w:type="character" w:customStyle="1" w:styleId="a6">
    <w:name w:val="宏文本 字符"/>
    <w:basedOn w:val="a2"/>
    <w:link w:val="a5"/>
    <w:semiHidden/>
    <w:rPr>
      <w:rFonts w:ascii="Courier New" w:eastAsia="宋体" w:hAnsi="Courier New" w:cs="Courier New"/>
      <w:sz w:val="24"/>
      <w:szCs w:val="24"/>
    </w:rPr>
  </w:style>
  <w:style w:type="character" w:customStyle="1" w:styleId="afff3">
    <w:name w:val="脚注文本 字符"/>
    <w:basedOn w:val="a2"/>
    <w:link w:val="afff2"/>
    <w:uiPriority w:val="99"/>
    <w:qFormat/>
    <w:rPr>
      <w:rFonts w:ascii="微软雅黑" w:eastAsia="微软雅黑" w:hAnsi="微软雅黑" w:cs="微软雅黑"/>
      <w:kern w:val="0"/>
      <w:sz w:val="18"/>
      <w:szCs w:val="18"/>
    </w:rPr>
  </w:style>
  <w:style w:type="character" w:customStyle="1" w:styleId="aff6">
    <w:name w:val="批注框文本 字符"/>
    <w:basedOn w:val="a2"/>
    <w:link w:val="aff5"/>
    <w:semiHidden/>
    <w:qFormat/>
    <w:rPr>
      <w:rFonts w:ascii="微软雅黑" w:eastAsia="微软雅黑" w:hAnsi="微软雅黑" w:cs="微软雅黑"/>
      <w:kern w:val="0"/>
      <w:sz w:val="18"/>
      <w:szCs w:val="18"/>
    </w:rPr>
  </w:style>
  <w:style w:type="character" w:customStyle="1" w:styleId="af4">
    <w:name w:val="批注文字 字符"/>
    <w:basedOn w:val="a2"/>
    <w:link w:val="af3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b">
    <w:name w:val="批注主题 字符"/>
    <w:basedOn w:val="af4"/>
    <w:link w:val="afffa"/>
    <w:semiHidden/>
    <w:qFormat/>
    <w:rPr>
      <w:rFonts w:ascii="微软雅黑" w:eastAsia="微软雅黑" w:hAnsi="微软雅黑" w:cs="微软雅黑"/>
      <w:b/>
      <w:bCs/>
      <w:kern w:val="0"/>
      <w:sz w:val="20"/>
      <w:szCs w:val="20"/>
    </w:rPr>
  </w:style>
  <w:style w:type="character" w:customStyle="1" w:styleId="aff4">
    <w:name w:val="尾注文本 字符"/>
    <w:basedOn w:val="a2"/>
    <w:link w:val="aff3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HTML0">
    <w:name w:val="HTML 地址 字符"/>
    <w:basedOn w:val="a2"/>
    <w:link w:val="HTML"/>
    <w:semiHidden/>
    <w:qFormat/>
    <w:rPr>
      <w:rFonts w:ascii="微软雅黑" w:eastAsia="微软雅黑" w:hAnsi="微软雅黑" w:cs="微软雅黑"/>
      <w:i/>
      <w:iCs/>
      <w:kern w:val="0"/>
      <w:sz w:val="20"/>
      <w:szCs w:val="20"/>
    </w:rPr>
  </w:style>
  <w:style w:type="character" w:customStyle="1" w:styleId="HTML2">
    <w:name w:val="HTML 预设格式 字符"/>
    <w:basedOn w:val="a2"/>
    <w:link w:val="HTML1"/>
    <w:uiPriority w:val="99"/>
    <w:semiHidden/>
    <w:rPr>
      <w:rFonts w:ascii="Courier New" w:eastAsia="微软雅黑" w:hAnsi="Courier New" w:cs="Courier New"/>
      <w:kern w:val="0"/>
      <w:sz w:val="20"/>
      <w:szCs w:val="20"/>
    </w:rPr>
  </w:style>
  <w:style w:type="character" w:customStyle="1" w:styleId="af6">
    <w:name w:val="称呼 字符"/>
    <w:basedOn w:val="a2"/>
    <w:link w:val="af5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0">
    <w:name w:val="纯文本 字符"/>
    <w:basedOn w:val="a2"/>
    <w:link w:val="aff"/>
    <w:semiHidden/>
    <w:qFormat/>
    <w:rPr>
      <w:rFonts w:ascii="宋体" w:eastAsia="微软雅黑" w:hAnsi="Courier New" w:cs="Courier New"/>
      <w:kern w:val="0"/>
      <w:sz w:val="20"/>
      <w:szCs w:val="20"/>
    </w:rPr>
  </w:style>
  <w:style w:type="character" w:customStyle="1" w:styleId="ab">
    <w:name w:val="电子邮件签名 字符"/>
    <w:basedOn w:val="a2"/>
    <w:link w:val="aa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0">
    <w:name w:val="副标题 字符"/>
    <w:basedOn w:val="a2"/>
    <w:link w:val="afff"/>
    <w:rPr>
      <w:rFonts w:ascii="Arial" w:eastAsia="微软雅黑" w:hAnsi="Arial" w:cs="微软雅黑"/>
      <w:b/>
      <w:bCs/>
      <w:kern w:val="28"/>
      <w:sz w:val="32"/>
      <w:szCs w:val="32"/>
    </w:rPr>
  </w:style>
  <w:style w:type="character" w:customStyle="1" w:styleId="af8">
    <w:name w:val="结束语 字符"/>
    <w:basedOn w:val="a2"/>
    <w:link w:val="af7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d">
    <w:name w:val="签名 字符"/>
    <w:basedOn w:val="a2"/>
    <w:link w:val="affc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2">
    <w:name w:val="日期 字符"/>
    <w:basedOn w:val="a2"/>
    <w:link w:val="aff1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6">
    <w:name w:val="信息标题 字符"/>
    <w:basedOn w:val="a2"/>
    <w:link w:val="afff5"/>
    <w:semiHidden/>
    <w:rPr>
      <w:rFonts w:ascii="Arial" w:eastAsia="微软雅黑" w:hAnsi="Arial" w:cs="微软雅黑"/>
      <w:kern w:val="0"/>
      <w:sz w:val="20"/>
      <w:szCs w:val="20"/>
      <w:shd w:val="pct20" w:color="auto" w:fill="auto"/>
    </w:rPr>
  </w:style>
  <w:style w:type="character" w:customStyle="1" w:styleId="afa">
    <w:name w:val="正文文本 字符"/>
    <w:basedOn w:val="a2"/>
    <w:link w:val="af9"/>
    <w:semiHidden/>
    <w:qFormat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ffd">
    <w:name w:val="正文文本首行缩进 字符"/>
    <w:basedOn w:val="afa"/>
    <w:link w:val="afffc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afc">
    <w:name w:val="正文文本缩进 字符"/>
    <w:basedOn w:val="a2"/>
    <w:link w:val="afb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2b">
    <w:name w:val="正文文本首行缩进 2 字符"/>
    <w:basedOn w:val="afc"/>
    <w:link w:val="2a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27">
    <w:name w:val="正文文本 2 字符"/>
    <w:basedOn w:val="a2"/>
    <w:link w:val="26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34">
    <w:name w:val="正文文本 3 字符"/>
    <w:basedOn w:val="a2"/>
    <w:link w:val="33"/>
    <w:semiHidden/>
    <w:rPr>
      <w:rFonts w:ascii="微软雅黑" w:eastAsia="微软雅黑" w:hAnsi="微软雅黑" w:cs="微软雅黑"/>
      <w:kern w:val="0"/>
      <w:sz w:val="16"/>
      <w:szCs w:val="16"/>
    </w:rPr>
  </w:style>
  <w:style w:type="character" w:customStyle="1" w:styleId="25">
    <w:name w:val="正文文本缩进 2 字符"/>
    <w:basedOn w:val="a2"/>
    <w:link w:val="24"/>
    <w:semiHidden/>
    <w:rPr>
      <w:rFonts w:ascii="微软雅黑" w:eastAsia="微软雅黑" w:hAnsi="微软雅黑" w:cs="微软雅黑"/>
      <w:kern w:val="0"/>
      <w:sz w:val="20"/>
      <w:szCs w:val="20"/>
    </w:rPr>
  </w:style>
  <w:style w:type="character" w:customStyle="1" w:styleId="39">
    <w:name w:val="正文文本缩进 3 字符"/>
    <w:basedOn w:val="a2"/>
    <w:link w:val="38"/>
    <w:semiHidden/>
    <w:rPr>
      <w:rFonts w:ascii="微软雅黑" w:eastAsia="微软雅黑" w:hAnsi="微软雅黑" w:cs="微软雅黑"/>
      <w:kern w:val="0"/>
      <w:sz w:val="16"/>
      <w:szCs w:val="16"/>
    </w:rPr>
  </w:style>
  <w:style w:type="character" w:customStyle="1" w:styleId="a9">
    <w:name w:val="注释标题 字符"/>
    <w:basedOn w:val="a2"/>
    <w:link w:val="a8"/>
    <w:semiHidden/>
    <w:rPr>
      <w:rFonts w:ascii="微软雅黑" w:eastAsia="微软雅黑" w:hAnsi="微软雅黑" w:cs="微软雅黑"/>
      <w:kern w:val="0"/>
      <w:sz w:val="20"/>
      <w:szCs w:val="20"/>
    </w:rPr>
  </w:style>
  <w:style w:type="paragraph" w:customStyle="1" w:styleId="ItemStepinTable">
    <w:name w:val="Item Step in Table"/>
    <w:pPr>
      <w:numPr>
        <w:numId w:val="9"/>
      </w:numPr>
      <w:topLinePunct/>
      <w:spacing w:before="80" w:after="80" w:line="240" w:lineRule="atLeast"/>
    </w:pPr>
    <w:rPr>
      <w:rFonts w:ascii="Times New Roman" w:eastAsia="宋体" w:hAnsi="Times New Roman" w:cs="Arial"/>
      <w:sz w:val="21"/>
      <w:szCs w:val="22"/>
    </w:rPr>
  </w:style>
  <w:style w:type="paragraph" w:customStyle="1" w:styleId="End">
    <w:name w:val="End"/>
    <w:basedOn w:val="a1"/>
    <w:pPr>
      <w:spacing w:after="400"/>
    </w:pPr>
    <w:rPr>
      <w:b/>
    </w:rPr>
  </w:style>
  <w:style w:type="paragraph" w:customStyle="1" w:styleId="1f1">
    <w:name w:val="样式1"/>
    <w:basedOn w:val="End"/>
    <w:semiHidden/>
    <w:rPr>
      <w:b w:val="0"/>
    </w:rPr>
  </w:style>
  <w:style w:type="paragraph" w:customStyle="1" w:styleId="NotesTextListinTable">
    <w:name w:val="Notes Text List in Table"/>
    <w:pPr>
      <w:numPr>
        <w:numId w:val="10"/>
      </w:numPr>
      <w:spacing w:before="40" w:after="80" w:line="200" w:lineRule="atLeast"/>
      <w:ind w:left="454" w:hanging="284"/>
      <w:jc w:val="both"/>
    </w:pPr>
    <w:rPr>
      <w:rFonts w:ascii="Times New Roman" w:eastAsia="楷体_GB2312" w:hAnsi="Times New Roman" w:cs="楷体_GB2312"/>
      <w:sz w:val="18"/>
      <w:szCs w:val="18"/>
    </w:rPr>
  </w:style>
  <w:style w:type="paragraph" w:customStyle="1" w:styleId="NotesHeading">
    <w:name w:val="Notes Heading"/>
    <w:basedOn w:val="CAUTIONHeading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pPr>
      <w:pBdr>
        <w:bottom w:val="none" w:sz="0" w:space="0" w:color="auto"/>
      </w:pBdr>
      <w:tabs>
        <w:tab w:val="clear" w:pos="1985"/>
        <w:tab w:val="left" w:pos="2359"/>
      </w:tabs>
      <w:spacing w:before="40" w:line="200" w:lineRule="atLeast"/>
      <w:ind w:left="2359"/>
    </w:pPr>
    <w:rPr>
      <w:szCs w:val="18"/>
    </w:rPr>
  </w:style>
  <w:style w:type="paragraph" w:customStyle="1" w:styleId="FigureDescriptioninAppendix">
    <w:name w:val="Figure Description in Appendix"/>
    <w:basedOn w:val="Figure"/>
    <w:next w:val="Figure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TOC10">
    <w:name w:val="TOC 标题1"/>
    <w:next w:val="TOC1"/>
    <w:semiHidden/>
    <w:pPr>
      <w:keepNext/>
      <w:snapToGrid w:val="0"/>
      <w:spacing w:before="480" w:after="360"/>
      <w:jc w:val="center"/>
    </w:pPr>
    <w:rPr>
      <w:rFonts w:ascii="Arial" w:eastAsia="黑体" w:hAnsi="Arial" w:cs="Arial"/>
      <w:sz w:val="36"/>
      <w:szCs w:val="36"/>
    </w:rPr>
  </w:style>
  <w:style w:type="paragraph" w:customStyle="1" w:styleId="Command">
    <w:name w:val="Command"/>
    <w:basedOn w:val="a1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</w:rPr>
  </w:style>
  <w:style w:type="character" w:customStyle="1" w:styleId="commandparameter">
    <w:name w:val="command parameter"/>
    <w:qFormat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2"/>
    <w:link w:val="TableHeading"/>
    <w:rPr>
      <w:rFonts w:ascii="Book Antiqua" w:eastAsia="黑体" w:hAnsi="Book Antiqua" w:cs="Book Antiqua"/>
      <w:bCs/>
      <w:snapToGrid w:val="0"/>
      <w:kern w:val="0"/>
      <w:sz w:val="20"/>
      <w:szCs w:val="20"/>
    </w:rPr>
  </w:style>
  <w:style w:type="paragraph" w:customStyle="1" w:styleId="Outline">
    <w:name w:val="Outline"/>
    <w:basedOn w:val="a1"/>
    <w:semiHidden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1"/>
    <w:qFormat/>
  </w:style>
  <w:style w:type="paragraph" w:customStyle="1" w:styleId="Code">
    <w:name w:val="Code"/>
    <w:basedOn w:val="a1"/>
    <w:qFormat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pPr>
      <w:spacing w:before="80" w:after="80"/>
    </w:pPr>
    <w:rPr>
      <w:rFonts w:ascii="Arial" w:eastAsia="黑体" w:hAnsi="Arial" w:cs="Times New Roman"/>
      <w:sz w:val="36"/>
    </w:rPr>
  </w:style>
  <w:style w:type="paragraph" w:customStyle="1" w:styleId="Cover30">
    <w:name w:val="Cover3"/>
    <w:semiHidden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sz w:val="32"/>
      <w:szCs w:val="32"/>
      <w:lang w:eastAsia="en-US"/>
    </w:rPr>
  </w:style>
  <w:style w:type="paragraph" w:customStyle="1" w:styleId="Cover40">
    <w:name w:val="Cover4"/>
    <w:basedOn w:val="a1"/>
    <w:semiHidden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pPr>
      <w:adjustRightInd w:val="0"/>
      <w:ind w:left="2410"/>
    </w:pPr>
  </w:style>
  <w:style w:type="paragraph" w:customStyle="1" w:styleId="ItemlistTextTD">
    <w:name w:val="Item list Text TD"/>
    <w:basedOn w:val="TerminalDisplay"/>
    <w:pPr>
      <w:adjustRightInd w:val="0"/>
      <w:ind w:left="2126"/>
    </w:pPr>
  </w:style>
  <w:style w:type="paragraph" w:customStyle="1" w:styleId="ItemListTextinTable">
    <w:name w:val="Item List Text in Table"/>
    <w:basedOn w:val="TableText"/>
    <w:qFormat/>
    <w:pPr>
      <w:ind w:left="284"/>
    </w:pPr>
  </w:style>
  <w:style w:type="paragraph" w:customStyle="1" w:styleId="Appendixheading1">
    <w:name w:val="Appendix heading 1"/>
    <w:basedOn w:val="1"/>
    <w:next w:val="2"/>
    <w:pPr>
      <w:keepLines/>
      <w:numPr>
        <w:numId w:val="11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pPr>
      <w:numPr>
        <w:numId w:val="11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0"/>
    <w:next w:val="Appendixheading4"/>
    <w:pPr>
      <w:numPr>
        <w:numId w:val="0"/>
      </w:numPr>
      <w:topLinePunct w:val="0"/>
    </w:pPr>
    <w:rPr>
      <w:rFonts w:hint="eastAsia"/>
    </w:rPr>
  </w:style>
  <w:style w:type="paragraph" w:customStyle="1" w:styleId="Appendixheading4">
    <w:name w:val="Appendix heading 4"/>
    <w:basedOn w:val="4"/>
    <w:next w:val="Appendixheading5"/>
    <w:pPr>
      <w:numPr>
        <w:numId w:val="11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qFormat/>
    <w:pPr>
      <w:numPr>
        <w:numId w:val="11"/>
      </w:numPr>
      <w:topLinePunct w:val="0"/>
    </w:pPr>
    <w:rPr>
      <w:rFonts w:cs="Times New Roman"/>
      <w:bCs/>
    </w:rPr>
  </w:style>
  <w:style w:type="character" w:styleId="affffd">
    <w:name w:val="Placeholder Text"/>
    <w:basedOn w:val="a2"/>
    <w:uiPriority w:val="99"/>
    <w:semiHidden/>
    <w:rPr>
      <w:color w:val="808080"/>
    </w:rPr>
  </w:style>
  <w:style w:type="paragraph" w:customStyle="1" w:styleId="DecimalAligned">
    <w:name w:val="Decimal Aligned"/>
    <w:basedOn w:val="a1"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1f2">
    <w:name w:val="不明显强调1"/>
    <w:basedOn w:val="a2"/>
    <w:uiPriority w:val="19"/>
    <w:rPr>
      <w:rFonts w:ascii="微软雅黑" w:eastAsia="微软雅黑" w:hAnsi="微软雅黑" w:cs="微软雅黑"/>
      <w:i/>
      <w:iCs/>
      <w:color w:val="7F7F7F" w:themeColor="text1" w:themeTint="80"/>
      <w:szCs w:val="22"/>
      <w:lang w:eastAsia="zh-CN"/>
    </w:rPr>
  </w:style>
  <w:style w:type="paragraph" w:customStyle="1" w:styleId="affffe">
    <w:name w:val="微软雅黑"/>
    <w:basedOn w:val="a1"/>
    <w:link w:val="Char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2"/>
    <w:link w:val="affffe"/>
    <w:qFormat/>
    <w:rPr>
      <w:rFonts w:ascii="微软雅黑" w:eastAsia="微软雅黑" w:hAnsi="微软雅黑" w:cs="微软雅黑"/>
      <w:kern w:val="0"/>
      <w:sz w:val="24"/>
      <w:szCs w:val="24"/>
    </w:rPr>
  </w:style>
  <w:style w:type="paragraph" w:customStyle="1" w:styleId="05">
    <w:name w:val="样式 实验正文 + 段后: 0.5 行"/>
    <w:basedOn w:val="affffe"/>
    <w:qFormat/>
    <w:pPr>
      <w:spacing w:after="120"/>
    </w:pPr>
    <w:rPr>
      <w:rFonts w:cs="宋体"/>
      <w:szCs w:val="20"/>
    </w:rPr>
  </w:style>
  <w:style w:type="paragraph" w:customStyle="1" w:styleId="afffff">
    <w:name w:val="表格"/>
    <w:next w:val="a1"/>
    <w:link w:val="Char0"/>
    <w:qFormat/>
    <w:pPr>
      <w:framePr w:wrap="around" w:vAnchor="text" w:hAnchor="margin" w:x="-34" w:y="1"/>
    </w:pPr>
    <w:rPr>
      <w:rFonts w:ascii="微软雅黑" w:eastAsia="微软雅黑" w:hAnsi="微软雅黑" w:cs="微软雅黑"/>
      <w:snapToGrid w:val="0"/>
      <w:szCs w:val="21"/>
    </w:rPr>
  </w:style>
  <w:style w:type="character" w:customStyle="1" w:styleId="Char0">
    <w:name w:val="表格 Char"/>
    <w:basedOn w:val="a2"/>
    <w:link w:val="afffff"/>
    <w:rPr>
      <w:rFonts w:ascii="微软雅黑" w:eastAsia="微软雅黑" w:hAnsi="微软雅黑" w:cs="微软雅黑"/>
      <w:snapToGrid w:val="0"/>
      <w:kern w:val="0"/>
      <w:sz w:val="20"/>
      <w:szCs w:val="21"/>
    </w:rPr>
  </w:style>
  <w:style w:type="character" w:customStyle="1" w:styleId="afffff0">
    <w:name w:val="样式 蓝色"/>
    <w:basedOn w:val="a2"/>
    <w:semiHidden/>
    <w:rPr>
      <w:color w:val="0000FF"/>
    </w:rPr>
  </w:style>
  <w:style w:type="character" w:customStyle="1" w:styleId="afffff1">
    <w:name w:val="样式 倾斜 蓝色"/>
    <w:basedOn w:val="a2"/>
    <w:semiHidden/>
    <w:rPr>
      <w:i/>
      <w:iCs/>
      <w:color w:val="0000FF"/>
    </w:rPr>
  </w:style>
  <w:style w:type="paragraph" w:customStyle="1" w:styleId="Tab">
    <w:name w:val="正文+Tab"/>
    <w:basedOn w:val="a1"/>
    <w:pPr>
      <w:ind w:left="420"/>
    </w:pPr>
    <w:rPr>
      <w:rFonts w:cs="宋体"/>
    </w:rPr>
  </w:style>
  <w:style w:type="character" w:customStyle="1" w:styleId="1f0">
    <w:name w:val="表格1 字符"/>
    <w:basedOn w:val="TableHeading0"/>
    <w:link w:val="1f"/>
    <w:rPr>
      <w:rFonts w:ascii="Book Antiqua" w:eastAsia="黑体" w:hAnsi="Book Antiqua" w:cs="Book Antiqua"/>
      <w:b/>
      <w:bCs/>
      <w:snapToGrid w:val="0"/>
      <w:kern w:val="0"/>
      <w:sz w:val="20"/>
      <w:szCs w:val="20"/>
    </w:rPr>
  </w:style>
  <w:style w:type="paragraph" w:customStyle="1" w:styleId="afffff2">
    <w:name w:val="命令行"/>
    <w:basedOn w:val="a1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</w:rPr>
  </w:style>
  <w:style w:type="paragraph" w:customStyle="1" w:styleId="Command11">
    <w:name w:val="样式 Command + 左侧:  1 字符 右侧:  1 字符"/>
    <w:basedOn w:val="Command"/>
    <w:semiHidden/>
    <w:pPr>
      <w:ind w:left="2940"/>
    </w:pPr>
  </w:style>
  <w:style w:type="character" w:customStyle="1" w:styleId="afffff3">
    <w:name w:val="样式 正文 +"/>
    <w:basedOn w:val="a2"/>
    <w:qFormat/>
    <w:rPr>
      <w:rFonts w:ascii="FrutigerNext LT Regular" w:eastAsia="华文细黑" w:hAnsi="FrutigerNext LT Regular"/>
      <w:kern w:val="0"/>
    </w:rPr>
  </w:style>
  <w:style w:type="paragraph" w:customStyle="1" w:styleId="TOC20">
    <w:name w:val="TOC 标题2"/>
    <w:basedOn w:val="1"/>
    <w:next w:val="a1"/>
    <w:uiPriority w:val="39"/>
    <w:unhideWhenUsed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2F5496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pPr>
      <w:ind w:leftChars="270" w:left="270"/>
    </w:pPr>
    <w:rPr>
      <w:rFonts w:cs="宋体"/>
      <w:bCs w:val="0"/>
      <w:sz w:val="24"/>
      <w:szCs w:val="20"/>
    </w:rPr>
  </w:style>
  <w:style w:type="paragraph" w:customStyle="1" w:styleId="TableDescription1">
    <w:name w:val="样式 Table Description + 居中"/>
    <w:basedOn w:val="TableDescription"/>
    <w:link w:val="TableDescription2"/>
    <w:qFormat/>
    <w:pPr>
      <w:ind w:leftChars="100" w:left="1281" w:rightChars="100" w:right="100"/>
      <w:jc w:val="center"/>
    </w:pPr>
    <w:rPr>
      <w:rFonts w:cs="宋体"/>
    </w:rPr>
  </w:style>
  <w:style w:type="paragraph" w:customStyle="1" w:styleId="afffff4">
    <w:name w:val="正文（首行不缩进）"/>
    <w:basedOn w:val="a1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f5">
    <w:name w:val="List Paragraph"/>
    <w:basedOn w:val="a1"/>
    <w:link w:val="afffff6"/>
    <w:uiPriority w:val="34"/>
    <w:qFormat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f6">
    <w:name w:val="列表段落 字符"/>
    <w:basedOn w:val="a2"/>
    <w:link w:val="afffff5"/>
    <w:uiPriority w:val="34"/>
    <w:rPr>
      <w:rFonts w:ascii="微软雅黑" w:eastAsia="微软雅黑" w:hAnsi="微软雅黑" w:cs="微软雅黑"/>
      <w:snapToGrid w:val="0"/>
      <w:kern w:val="0"/>
      <w:sz w:val="22"/>
      <w:szCs w:val="20"/>
    </w:rPr>
  </w:style>
  <w:style w:type="paragraph" w:customStyle="1" w:styleId="-">
    <w:name w:val="前言正文-新"/>
    <w:basedOn w:val="a1"/>
    <w:qFormat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</w:rPr>
  </w:style>
  <w:style w:type="paragraph" w:customStyle="1" w:styleId="afffff7">
    <w:name w:val="表格题注"/>
    <w:next w:val="a1"/>
    <w:qFormat/>
    <w:pPr>
      <w:keepLines/>
      <w:spacing w:beforeLines="100"/>
      <w:ind w:left="1089" w:hanging="369"/>
      <w:jc w:val="center"/>
    </w:pPr>
    <w:rPr>
      <w:rFonts w:ascii="Arial" w:eastAsia="宋体" w:hAnsi="Arial" w:cs="Times New Roman"/>
      <w:sz w:val="18"/>
      <w:szCs w:val="18"/>
    </w:rPr>
  </w:style>
  <w:style w:type="paragraph" w:customStyle="1" w:styleId="afffff8">
    <w:name w:val="插图题注"/>
    <w:next w:val="a1"/>
    <w:pPr>
      <w:spacing w:afterLines="100"/>
      <w:ind w:left="1089" w:hanging="369"/>
      <w:jc w:val="center"/>
    </w:pPr>
    <w:rPr>
      <w:rFonts w:ascii="Arial" w:eastAsia="宋体" w:hAnsi="Arial" w:cs="Times New Roman"/>
      <w:sz w:val="18"/>
      <w:szCs w:val="18"/>
    </w:rPr>
  </w:style>
  <w:style w:type="paragraph" w:customStyle="1" w:styleId="111">
    <w:name w:val="标题111"/>
    <w:basedOn w:val="2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a">
    <w:name w:val="实验目标"/>
    <w:basedOn w:val="afffff5"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</w:rPr>
  </w:style>
  <w:style w:type="paragraph" w:customStyle="1" w:styleId="-0">
    <w:name w:val="表格-实验环境说明"/>
    <w:basedOn w:val="afffff"/>
    <w:qFormat/>
    <w:pPr>
      <w:framePr w:wrap="around"/>
      <w:spacing w:before="156" w:after="156"/>
      <w:jc w:val="center"/>
    </w:pPr>
    <w:rPr>
      <w:rFonts w:cs="宋体"/>
      <w:szCs w:val="20"/>
    </w:rPr>
  </w:style>
  <w:style w:type="paragraph" w:customStyle="1" w:styleId="1110">
    <w:name w:val="正文111"/>
    <w:basedOn w:val="a1"/>
    <w:link w:val="111Char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</w:rPr>
  </w:style>
  <w:style w:type="character" w:customStyle="1" w:styleId="111Char">
    <w:name w:val="正文111 Char"/>
    <w:basedOn w:val="a2"/>
    <w:link w:val="1110"/>
    <w:rPr>
      <w:rFonts w:ascii="微软雅黑" w:eastAsia="微软雅黑" w:hAnsi="微软雅黑" w:cs="Times New Roman"/>
      <w:bCs/>
      <w:snapToGrid w:val="0"/>
      <w:kern w:val="0"/>
      <w:sz w:val="20"/>
      <w:szCs w:val="20"/>
    </w:rPr>
  </w:style>
  <w:style w:type="paragraph" w:customStyle="1" w:styleId="F1EN">
    <w:name w:val="F1正文EN"/>
    <w:basedOn w:val="a1"/>
    <w:link w:val="F1EN0"/>
    <w:qFormat/>
    <w:rPr>
      <w:rFonts w:eastAsia="FrutigerNext LT Regular"/>
    </w:rPr>
  </w:style>
  <w:style w:type="character" w:customStyle="1" w:styleId="F1EN0">
    <w:name w:val="F1正文EN 字符"/>
    <w:basedOn w:val="a2"/>
    <w:link w:val="F1EN"/>
    <w:qFormat/>
    <w:rPr>
      <w:rFonts w:ascii="微软雅黑" w:eastAsia="FrutigerNext LT Regular" w:hAnsi="微软雅黑" w:cs="微软雅黑"/>
      <w:kern w:val="0"/>
      <w:sz w:val="20"/>
      <w:szCs w:val="20"/>
    </w:rPr>
  </w:style>
  <w:style w:type="character" w:customStyle="1" w:styleId="Step0">
    <w:name w:val="Step 字符"/>
    <w:basedOn w:val="a2"/>
    <w:link w:val="Step"/>
    <w:rPr>
      <w:rFonts w:ascii="微软雅黑" w:eastAsia="微软雅黑" w:hAnsi="微软雅黑" w:cs="微软雅黑"/>
      <w:snapToGrid w:val="0"/>
      <w:kern w:val="0"/>
      <w:sz w:val="20"/>
      <w:szCs w:val="20"/>
    </w:rPr>
  </w:style>
  <w:style w:type="character" w:customStyle="1" w:styleId="ItemList0">
    <w:name w:val="Item List 字符"/>
    <w:basedOn w:val="a2"/>
    <w:link w:val="ItemList"/>
    <w:rPr>
      <w:rFonts w:ascii="FrutigerNext LT Regular" w:eastAsia="华文细黑" w:hAnsi="FrutigerNext LT Regular" w:cs="Arial"/>
      <w:szCs w:val="21"/>
    </w:rPr>
  </w:style>
  <w:style w:type="character" w:customStyle="1" w:styleId="Heading1NoNumber0">
    <w:name w:val="Heading1 No Number 字符"/>
    <w:basedOn w:val="10"/>
    <w:link w:val="Heading1NoNumber"/>
    <w:rPr>
      <w:rFonts w:ascii="Huawei Sans" w:eastAsia="方正兰亭黑简体" w:hAnsi="Huawei Sans" w:cs="微软雅黑"/>
      <w:b/>
      <w:bCs/>
      <w:kern w:val="0"/>
      <w:sz w:val="44"/>
      <w:szCs w:val="44"/>
    </w:rPr>
  </w:style>
  <w:style w:type="paragraph" w:customStyle="1" w:styleId="84">
    <w:name w:val="8.前言标题"/>
    <w:basedOn w:val="1c"/>
    <w:link w:val="85"/>
    <w:qFormat/>
    <w:rPr>
      <w:sz w:val="26"/>
    </w:rPr>
  </w:style>
  <w:style w:type="character" w:customStyle="1" w:styleId="Heading2NoNumber0">
    <w:name w:val="Heading2 No Number 字符"/>
    <w:basedOn w:val="20"/>
    <w:link w:val="Heading2NoNumber"/>
    <w:qFormat/>
    <w:rPr>
      <w:rFonts w:ascii="Huawei Sans" w:eastAsia="方正兰亭黑简体" w:hAnsi="Huawei Sans" w:cs="Book Antiqua"/>
      <w:bCs/>
      <w:kern w:val="0"/>
      <w:sz w:val="36"/>
      <w:szCs w:val="36"/>
      <w:lang w:eastAsia="en-US"/>
    </w:rPr>
  </w:style>
  <w:style w:type="character" w:customStyle="1" w:styleId="Heading3NoNumber0">
    <w:name w:val="Heading3 No Number 字符"/>
    <w:basedOn w:val="31"/>
    <w:link w:val="Heading3NoNumber"/>
    <w:qFormat/>
    <w:rPr>
      <w:rFonts w:ascii="Huawei Sans" w:eastAsia="方正兰亭黑简体" w:hAnsi="Huawei Sans" w:cs="Book Antiqua"/>
      <w:kern w:val="0"/>
      <w:sz w:val="26"/>
      <w:szCs w:val="32"/>
    </w:rPr>
  </w:style>
  <w:style w:type="character" w:customStyle="1" w:styleId="85">
    <w:name w:val="8.前言标题 字符"/>
    <w:basedOn w:val="Heading3NoNumber0"/>
    <w:link w:val="84"/>
    <w:qFormat/>
    <w:rPr>
      <w:rFonts w:ascii="Huawei Sans" w:eastAsia="方正兰亭黑简体" w:hAnsi="Huawei Sans" w:cs="Arial"/>
      <w:kern w:val="0"/>
      <w:sz w:val="26"/>
      <w:szCs w:val="20"/>
    </w:rPr>
  </w:style>
  <w:style w:type="table" w:customStyle="1" w:styleId="afffff9">
    <w:name w:val="表格样式"/>
    <w:basedOn w:val="a3"/>
    <w:uiPriority w:val="99"/>
    <w:qFormat/>
    <w:rPr>
      <w:rFonts w:ascii="Times New Roman" w:eastAsia="宋体" w:hAnsi="Times New Roman" w:cs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ffff2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93">
    <w:name w:val="9.图片标题 字符"/>
    <w:basedOn w:val="a2"/>
    <w:link w:val="9"/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character" w:customStyle="1" w:styleId="5c">
    <w:name w:val="5.表格标题 字符"/>
    <w:basedOn w:val="a2"/>
    <w:link w:val="50"/>
    <w:qFormat/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paragraph" w:styleId="afffffa">
    <w:name w:val="No Spacing"/>
    <w:uiPriority w:val="1"/>
    <w:pPr>
      <w:topLinePunct/>
      <w:adjustRightInd w:val="0"/>
      <w:snapToGrid w:val="0"/>
      <w:ind w:left="1134"/>
    </w:pPr>
    <w:rPr>
      <w:rFonts w:ascii="微软雅黑" w:eastAsia="微软雅黑" w:hAnsi="微软雅黑" w:cs="微软雅黑"/>
    </w:rPr>
  </w:style>
  <w:style w:type="character" w:customStyle="1" w:styleId="1f3">
    <w:name w:val="明显强调1"/>
    <w:basedOn w:val="a2"/>
    <w:uiPriority w:val="21"/>
    <w:qFormat/>
    <w:rPr>
      <w:rFonts w:ascii="微软雅黑" w:eastAsia="微软雅黑" w:hAnsi="微软雅黑" w:cs="微软雅黑"/>
      <w:i/>
      <w:iCs/>
      <w:color w:val="4472C4" w:themeColor="accent1"/>
    </w:rPr>
  </w:style>
  <w:style w:type="paragraph" w:styleId="afffffb">
    <w:name w:val="Quote"/>
    <w:basedOn w:val="a1"/>
    <w:next w:val="a1"/>
    <w:link w:val="afffffc"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2"/>
    <w:link w:val="afffffb"/>
    <w:uiPriority w:val="29"/>
    <w:qFormat/>
    <w:rPr>
      <w:rFonts w:ascii="微软雅黑" w:eastAsia="微软雅黑" w:hAnsi="微软雅黑" w:cs="微软雅黑"/>
      <w:i/>
      <w:iCs/>
      <w:color w:val="404040" w:themeColor="text1" w:themeTint="BF"/>
      <w:kern w:val="0"/>
      <w:sz w:val="20"/>
      <w:szCs w:val="20"/>
    </w:rPr>
  </w:style>
  <w:style w:type="paragraph" w:styleId="afffffd">
    <w:name w:val="Intense Quote"/>
    <w:basedOn w:val="a1"/>
    <w:next w:val="a1"/>
    <w:link w:val="afffffe"/>
    <w:uiPriority w:val="3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fffe">
    <w:name w:val="明显引用 字符"/>
    <w:basedOn w:val="a2"/>
    <w:link w:val="afffffd"/>
    <w:uiPriority w:val="30"/>
    <w:qFormat/>
    <w:rPr>
      <w:rFonts w:ascii="微软雅黑" w:eastAsia="微软雅黑" w:hAnsi="微软雅黑" w:cs="微软雅黑"/>
      <w:i/>
      <w:iCs/>
      <w:color w:val="4472C4" w:themeColor="accent1"/>
      <w:kern w:val="0"/>
      <w:sz w:val="20"/>
      <w:szCs w:val="20"/>
    </w:rPr>
  </w:style>
  <w:style w:type="character" w:customStyle="1" w:styleId="1f4">
    <w:name w:val="不明显参考1"/>
    <w:basedOn w:val="a2"/>
    <w:uiPriority w:val="31"/>
    <w:rPr>
      <w:rFonts w:ascii="微软雅黑" w:eastAsia="微软雅黑" w:hAnsi="微软雅黑" w:cs="微软雅黑"/>
      <w:smallCaps/>
      <w:color w:val="595959" w:themeColor="text1" w:themeTint="A6"/>
    </w:rPr>
  </w:style>
  <w:style w:type="character" w:customStyle="1" w:styleId="1f5">
    <w:name w:val="书籍标题1"/>
    <w:basedOn w:val="a2"/>
    <w:uiPriority w:val="33"/>
    <w:rPr>
      <w:rFonts w:ascii="微软雅黑" w:eastAsia="微软雅黑" w:hAnsi="微软雅黑" w:cs="微软雅黑"/>
      <w:b/>
      <w:bCs/>
      <w:i/>
      <w:iCs/>
      <w:spacing w:val="5"/>
    </w:rPr>
  </w:style>
  <w:style w:type="table" w:customStyle="1" w:styleId="V30">
    <w:name w:val="实验手册V3.0专用"/>
    <w:basedOn w:val="a3"/>
    <w:uiPriority w:val="99"/>
    <w:rPr>
      <w:rFonts w:ascii="HuaweiSans-Regular" w:eastAsia="方正兰亭黑简体" w:hAnsi="HuaweiSans-Regular" w:cs="Arial"/>
      <w:szCs w:val="32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FigureDescription0">
    <w:name w:val="Figure Description 字符"/>
    <w:basedOn w:val="a2"/>
    <w:link w:val="FigureDescription"/>
    <w:rPr>
      <w:rFonts w:ascii="Times New Roman" w:eastAsia="黑体" w:hAnsi="Times New Roman" w:cs="Arial"/>
      <w:spacing w:val="-4"/>
      <w:szCs w:val="21"/>
    </w:rPr>
  </w:style>
  <w:style w:type="character" w:customStyle="1" w:styleId="TableDescription0">
    <w:name w:val="Table Description 字符"/>
    <w:basedOn w:val="a2"/>
    <w:link w:val="TableDescription"/>
    <w:rPr>
      <w:rFonts w:ascii="微软雅黑" w:eastAsia="黑体" w:hAnsi="微软雅黑" w:cs="微软雅黑"/>
      <w:spacing w:val="-4"/>
      <w:kern w:val="0"/>
      <w:sz w:val="20"/>
      <w:szCs w:val="20"/>
    </w:rPr>
  </w:style>
  <w:style w:type="character" w:customStyle="1" w:styleId="TableDescription2">
    <w:name w:val="样式 Table Description + 居中 字符"/>
    <w:basedOn w:val="TableDescription0"/>
    <w:link w:val="TableDescription1"/>
    <w:rPr>
      <w:rFonts w:ascii="微软雅黑" w:eastAsia="黑体" w:hAnsi="微软雅黑" w:cs="宋体"/>
      <w:spacing w:val="-4"/>
      <w:kern w:val="0"/>
      <w:sz w:val="20"/>
      <w:szCs w:val="20"/>
    </w:rPr>
  </w:style>
  <w:style w:type="character" w:customStyle="1" w:styleId="1f6">
    <w:name w:val="未处理的提及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kn">
    <w:name w:val="kn"/>
    <w:basedOn w:val="a2"/>
  </w:style>
  <w:style w:type="character" w:customStyle="1" w:styleId="nn">
    <w:name w:val="nn"/>
    <w:basedOn w:val="a2"/>
  </w:style>
  <w:style w:type="character" w:customStyle="1" w:styleId="n">
    <w:name w:val="n"/>
    <w:basedOn w:val="a2"/>
    <w:qFormat/>
  </w:style>
  <w:style w:type="paragraph" w:customStyle="1" w:styleId="1f7">
    <w:name w:val="样式 1.正文 + 宋体"/>
    <w:basedOn w:val="1c"/>
    <w:next w:val="a1"/>
    <w:rPr>
      <w:rFonts w:ascii="宋体" w:eastAsia="宋体" w:hAnsi="宋体"/>
    </w:rPr>
  </w:style>
  <w:style w:type="character" w:customStyle="1" w:styleId="110">
    <w:name w:val="样式 1.正文 + 宋体1"/>
    <w:basedOn w:val="a2"/>
    <w:uiPriority w:val="1"/>
    <w:qFormat/>
    <w:rPr>
      <w:rFonts w:ascii="宋体" w:eastAsia="宋体" w:hAnsi="宋体"/>
    </w:rPr>
  </w:style>
  <w:style w:type="paragraph" w:customStyle="1" w:styleId="1Calibri">
    <w:name w:val="样式 1.正文 + Calibri"/>
    <w:basedOn w:val="1c"/>
    <w:link w:val="1Calibri0"/>
    <w:rPr>
      <w:rFonts w:ascii="Calibri" w:hAnsi="Calibri"/>
    </w:rPr>
  </w:style>
  <w:style w:type="paragraph" w:customStyle="1" w:styleId="200">
    <w:name w:val="样式 2.命令 + 左侧:  0 厘米"/>
    <w:basedOn w:val="2f5"/>
    <w:qFormat/>
    <w:pPr>
      <w:shd w:val="clear" w:color="auto" w:fill="FBE4D5" w:themeFill="accent2" w:themeFillTint="33"/>
      <w:ind w:left="0"/>
    </w:pPr>
    <w:rPr>
      <w:rFonts w:cs="宋体"/>
      <w:szCs w:val="20"/>
    </w:rPr>
  </w:style>
  <w:style w:type="character" w:customStyle="1" w:styleId="1Calibri0">
    <w:name w:val="样式 1.正文 + Calibri 字符"/>
    <w:basedOn w:val="1d"/>
    <w:link w:val="1Calibri"/>
    <w:qFormat/>
    <w:rPr>
      <w:rFonts w:ascii="Calibri" w:eastAsia="方正兰亭黑简体" w:hAnsi="Calibri" w:cs="Arial"/>
      <w:color w:val="000000" w:themeColor="text1"/>
      <w:kern w:val="0"/>
      <w:sz w:val="21"/>
      <w:szCs w:val="20"/>
    </w:rPr>
  </w:style>
  <w:style w:type="character" w:customStyle="1" w:styleId="2f7">
    <w:name w:val="未处理的提及2"/>
    <w:basedOn w:val="a2"/>
    <w:uiPriority w:val="99"/>
    <w:semiHidden/>
    <w:unhideWhenUsed/>
    <w:rPr>
      <w:color w:val="605E5C"/>
      <w:shd w:val="clear" w:color="auto" w:fill="E1DFDD"/>
    </w:rPr>
  </w:style>
  <w:style w:type="table" w:customStyle="1" w:styleId="V501">
    <w:name w:val="实验手册V5.0专用1"/>
    <w:basedOn w:val="a3"/>
    <w:uiPriority w:val="99"/>
    <w:rPr>
      <w:rFonts w:ascii="Huawei Sans" w:eastAsia="方正兰亭黑简体" w:hAnsi="Huawei Sans" w:cs="Times New Roman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pl-c1">
    <w:name w:val="pl-c1"/>
    <w:basedOn w:val="a2"/>
    <w:qFormat/>
  </w:style>
  <w:style w:type="character" w:customStyle="1" w:styleId="3f4">
    <w:name w:val="未处理的提及3"/>
    <w:basedOn w:val="a2"/>
    <w:uiPriority w:val="99"/>
    <w:semiHidden/>
    <w:unhideWhenUsed/>
    <w:rsid w:val="008D3331"/>
    <w:rPr>
      <w:color w:val="605E5C"/>
      <w:shd w:val="clear" w:color="auto" w:fill="E1DFDD"/>
    </w:rPr>
  </w:style>
  <w:style w:type="paragraph" w:customStyle="1" w:styleId="ng-star-inserted">
    <w:name w:val="ng-star-inserted"/>
    <w:basedOn w:val="a1"/>
    <w:rsid w:val="00C84F43"/>
    <w:pPr>
      <w:topLinePunct w:val="0"/>
      <w:adjustRightInd/>
      <w:snapToGrid/>
      <w:spacing w:before="100" w:beforeAutospacing="1" w:after="100" w:afterAutospacing="1" w:line="240" w:lineRule="auto"/>
      <w:ind w:left="0"/>
    </w:pPr>
    <w:rPr>
      <w:rFonts w:ascii="宋体" w:eastAsia="宋体" w:hAnsi="宋体" w:cs="宋体"/>
      <w:sz w:val="24"/>
      <w:szCs w:val="24"/>
    </w:rPr>
  </w:style>
  <w:style w:type="character" w:customStyle="1" w:styleId="ng-star-inserted1">
    <w:name w:val="ng-star-inserted1"/>
    <w:basedOn w:val="a2"/>
    <w:rsid w:val="00C84F43"/>
  </w:style>
  <w:style w:type="paragraph" w:customStyle="1" w:styleId="2f8">
    <w:name w:val="样式2"/>
    <w:basedOn w:val="4a"/>
    <w:link w:val="2f9"/>
    <w:qFormat/>
    <w:rsid w:val="009544D3"/>
    <w:pPr>
      <w:numPr>
        <w:numId w:val="0"/>
      </w:numPr>
      <w:tabs>
        <w:tab w:val="left" w:pos="840"/>
      </w:tabs>
      <w:ind w:left="440"/>
    </w:pPr>
  </w:style>
  <w:style w:type="character" w:customStyle="1" w:styleId="2f9">
    <w:name w:val="样式2 字符"/>
    <w:basedOn w:val="4b"/>
    <w:link w:val="2f8"/>
    <w:rsid w:val="009544D3"/>
    <w:rPr>
      <w:rFonts w:ascii="Huawei Sans" w:eastAsia="方正兰亭黑简体" w:hAnsi="Huawei Sans" w:cs="微软雅黑"/>
      <w:kern w:val="2"/>
      <w:sz w:val="21"/>
      <w:szCs w:val="21"/>
    </w:rPr>
  </w:style>
  <w:style w:type="paragraph" w:customStyle="1" w:styleId="3f5">
    <w:name w:val="样式3"/>
    <w:basedOn w:val="4a"/>
    <w:link w:val="3f6"/>
    <w:qFormat/>
    <w:rsid w:val="009544D3"/>
    <w:pPr>
      <w:numPr>
        <w:numId w:val="0"/>
      </w:numPr>
      <w:tabs>
        <w:tab w:val="left" w:pos="840"/>
      </w:tabs>
      <w:ind w:left="440"/>
    </w:pPr>
    <w:rPr>
      <w:rFonts w:ascii="Times New Roman" w:eastAsia="宋体" w:hAnsi="Times New Roman"/>
      <w:b/>
      <w:bCs/>
      <w:sz w:val="24"/>
      <w:szCs w:val="24"/>
    </w:rPr>
  </w:style>
  <w:style w:type="character" w:customStyle="1" w:styleId="3f6">
    <w:name w:val="样式3 字符"/>
    <w:basedOn w:val="4b"/>
    <w:link w:val="3f5"/>
    <w:rsid w:val="009544D3"/>
    <w:rPr>
      <w:rFonts w:ascii="Times New Roman" w:eastAsia="宋体" w:hAnsi="Times New Roman" w:cs="微软雅黑"/>
      <w:b/>
      <w:bCs/>
      <w:kern w:val="2"/>
      <w:sz w:val="24"/>
      <w:szCs w:val="24"/>
    </w:rPr>
  </w:style>
  <w:style w:type="paragraph" w:customStyle="1" w:styleId="4c">
    <w:name w:val="样式4"/>
    <w:basedOn w:val="4a"/>
    <w:link w:val="4d"/>
    <w:qFormat/>
    <w:rsid w:val="00817DE7"/>
    <w:pPr>
      <w:numPr>
        <w:numId w:val="0"/>
      </w:numPr>
      <w:ind w:left="880"/>
    </w:pPr>
    <w:rPr>
      <w:rFonts w:ascii="Times New Roman" w:eastAsia="宋体" w:hAnsi="Times New Roman"/>
      <w:sz w:val="28"/>
      <w:szCs w:val="28"/>
    </w:rPr>
  </w:style>
  <w:style w:type="character" w:customStyle="1" w:styleId="4d">
    <w:name w:val="样式4 字符"/>
    <w:basedOn w:val="4b"/>
    <w:link w:val="4c"/>
    <w:rsid w:val="00817DE7"/>
    <w:rPr>
      <w:rFonts w:ascii="Times New Roman" w:eastAsia="宋体" w:hAnsi="Times New Roman" w:cs="微软雅黑"/>
      <w:kern w:val="2"/>
      <w:sz w:val="28"/>
      <w:szCs w:val="28"/>
    </w:rPr>
  </w:style>
  <w:style w:type="character" w:customStyle="1" w:styleId="s1">
    <w:name w:val="s1"/>
    <w:basedOn w:val="a2"/>
    <w:rsid w:val="00505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69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50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1.xml"/><Relationship Id="rId8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95BA00C-C2D3-4A1D-905E-FCC6FE31F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761</Words>
  <Characters>4339</Characters>
  <Application>Microsoft Office Word</Application>
  <DocSecurity>0</DocSecurity>
  <Lines>36</Lines>
  <Paragraphs>10</Paragraphs>
  <ScaleCrop>false</ScaleCrop>
  <Company>Huawei Technologies Co., Ltd.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liyuanqing (A)</dc:creator>
  <cp:lastModifiedBy>liudengjin</cp:lastModifiedBy>
  <cp:revision>10</cp:revision>
  <dcterms:created xsi:type="dcterms:W3CDTF">2025-10-24T01:24:00Z</dcterms:created>
  <dcterms:modified xsi:type="dcterms:W3CDTF">2025-10-31T09:17:00Z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1751071980</vt:lpwstr>
  </property>
  <property fmtid="{D5CDD505-2E9C-101B-9397-08002B2CF9AE}" pid="6" name="KSOProductBuildVer">
    <vt:lpwstr>2052-12.1.0.22529</vt:lpwstr>
  </property>
  <property fmtid="{D5CDD505-2E9C-101B-9397-08002B2CF9AE}" pid="7" name="KSOTemplateDocerSaveRecord">
    <vt:lpwstr>eyJoZGlkIjoiNzQxYzQ5MmJkNjQ2MDllYmUzYWM5MmQ0ZTljMTA1YmIiLCJ1c2VySWQiOiIzMzQxNDA3NTkifQ==</vt:lpwstr>
  </property>
  <property fmtid="{D5CDD505-2E9C-101B-9397-08002B2CF9AE}" pid="8" name="ICV">
    <vt:lpwstr>5E65DE68A76F4AF8ADD9AD949EB26F15_13</vt:lpwstr>
  </property>
</Properties>
</file>